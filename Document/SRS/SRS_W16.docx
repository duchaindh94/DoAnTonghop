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pPr>
        <w:pPrChange w:id="1" w:author="Hải Đức" w:date="2017-04-23T22:09:00Z">
          <w:pPr>
            <w:spacing w:after="120"/>
            <w:jc w:val="right"/>
          </w:pPr>
        </w:pPrChange>
      </w:pPr>
    </w:p>
    <w:p w:rsidR="00FE767E" w:rsidRDefault="00FE767E">
      <w:pPr>
        <w:pPrChange w:id="2" w:author="Hải Đức" w:date="2017-04-23T22:09:00Z">
          <w:pPr>
            <w:spacing w:after="120"/>
          </w:pPr>
        </w:pPrChange>
      </w:pPr>
    </w:p>
    <w:p w:rsidR="00FE767E" w:rsidRPr="004C0BF2" w:rsidRDefault="00FE767E">
      <w:pPr>
        <w:pPrChange w:id="3" w:author="Hải Đức" w:date="2017-04-23T22:09:00Z">
          <w:pPr>
            <w:spacing w:after="120"/>
            <w:jc w:val="right"/>
          </w:pPr>
        </w:pPrChange>
      </w:pPr>
    </w:p>
    <w:p w:rsidR="00D25FE0" w:rsidRPr="004C0BF2" w:rsidRDefault="00D25FE0">
      <w:pPr>
        <w:pPrChange w:id="4" w:author="Hải Đức" w:date="2017-04-23T22:10:00Z">
          <w:pPr>
            <w:spacing w:after="120"/>
            <w:jc w:val="right"/>
          </w:pPr>
        </w:pPrChange>
      </w:pPr>
    </w:p>
    <w:p w:rsidR="00D25FE0" w:rsidRPr="004C0BF2" w:rsidRDefault="00D25FE0" w:rsidP="00887656">
      <w:pPr>
        <w:spacing w:after="120"/>
        <w:jc w:val="right"/>
      </w:pPr>
    </w:p>
    <w:p w:rsidR="00D25FE0" w:rsidRPr="00FE767E" w:rsidRDefault="00D25FE0">
      <w:pPr>
        <w:jc w:val="right"/>
        <w:rPr>
          <w:b/>
          <w:bCs/>
          <w:sz w:val="54"/>
        </w:rPr>
        <w:pPrChange w:id="5" w:author="Hải Đức" w:date="2017-04-23T22:11:00Z">
          <w:pPr>
            <w:spacing w:after="120"/>
            <w:jc w:val="right"/>
          </w:pPr>
        </w:pPrChange>
      </w:pPr>
      <w:del w:id="6" w:author="Hải Đức" w:date="2017-04-23T22:11:00Z">
        <w:r w:rsidRPr="00FE767E" w:rsidDel="003A3550">
          <w:rPr>
            <w:b/>
            <w:bCs/>
            <w:sz w:val="54"/>
          </w:rPr>
          <w:delText>&lt;Project name&gt;</w:delText>
        </w:r>
      </w:del>
      <w:bookmarkStart w:id="7" w:name="_Toc34555452"/>
      <w:bookmarkStart w:id="8" w:name="_Toc34555517"/>
      <w:ins w:id="9" w:author="Hải Đức" w:date="2017-04-23T22:11:00Z">
        <w:r w:rsidR="003A3550">
          <w:rPr>
            <w:b/>
            <w:bCs/>
            <w:sz w:val="54"/>
          </w:rPr>
          <w:t>Mạng xã hội giới thiệu đồ ăn</w:t>
        </w:r>
      </w:ins>
    </w:p>
    <w:p w:rsidR="00D25FE0" w:rsidRPr="00FE767E" w:rsidRDefault="00D25FE0">
      <w:pPr>
        <w:jc w:val="right"/>
        <w:rPr>
          <w:b/>
          <w:bCs/>
          <w:sz w:val="54"/>
        </w:rPr>
        <w:pPrChange w:id="10" w:author="Hải Đức" w:date="2017-04-23T22:11:00Z">
          <w:pPr>
            <w:spacing w:after="120"/>
            <w:jc w:val="right"/>
          </w:pPr>
        </w:pPrChange>
      </w:pPr>
      <w:r w:rsidRPr="00FE767E">
        <w:rPr>
          <w:b/>
          <w:bCs/>
          <w:sz w:val="54"/>
        </w:rPr>
        <w:t>Documentation</w:t>
      </w:r>
      <w:bookmarkEnd w:id="7"/>
      <w:bookmarkEnd w:id="8"/>
    </w:p>
    <w:p w:rsidR="00D25FE0" w:rsidRDefault="00D25FE0">
      <w:pPr>
        <w:pStyle w:val="Title"/>
        <w:spacing w:before="0" w:after="120"/>
        <w:jc w:val="right"/>
        <w:outlineLvl w:val="9"/>
        <w:rPr>
          <w:rFonts w:ascii="Times New Roman" w:hAnsi="Times New Roman" w:cs="Times New Roman"/>
          <w:b w:val="0"/>
          <w:sz w:val="24"/>
          <w:szCs w:val="24"/>
        </w:rPr>
        <w:pPrChange w:id="11" w:author="Hải Đức" w:date="2017-04-23T22:09:00Z">
          <w:pPr>
            <w:pStyle w:val="Title"/>
            <w:spacing w:before="0" w:after="120"/>
            <w:jc w:val="right"/>
          </w:pPr>
        </w:pPrChange>
      </w:pPr>
    </w:p>
    <w:p w:rsidR="00FE767E" w:rsidRDefault="00FE767E">
      <w:pPr>
        <w:pStyle w:val="Title"/>
        <w:spacing w:before="0" w:after="120"/>
        <w:jc w:val="right"/>
        <w:outlineLvl w:val="9"/>
        <w:rPr>
          <w:rFonts w:ascii="Times New Roman" w:hAnsi="Times New Roman" w:cs="Times New Roman"/>
          <w:b w:val="0"/>
          <w:sz w:val="24"/>
          <w:szCs w:val="24"/>
        </w:rPr>
        <w:pPrChange w:id="12" w:author="Hải Đức" w:date="2017-04-23T22:09:00Z">
          <w:pPr>
            <w:pStyle w:val="Title"/>
            <w:spacing w:before="0" w:after="120"/>
            <w:jc w:val="right"/>
          </w:pPr>
        </w:pPrChange>
      </w:pPr>
    </w:p>
    <w:p w:rsidR="00FE767E" w:rsidRPr="00FE767E" w:rsidRDefault="00FE767E">
      <w:pPr>
        <w:pStyle w:val="Title"/>
        <w:spacing w:before="0" w:after="120"/>
        <w:jc w:val="right"/>
        <w:outlineLvl w:val="9"/>
        <w:rPr>
          <w:rFonts w:ascii="Times New Roman" w:hAnsi="Times New Roman" w:cs="Times New Roman"/>
          <w:b w:val="0"/>
          <w:sz w:val="24"/>
          <w:szCs w:val="24"/>
        </w:rPr>
        <w:pPrChange w:id="13" w:author="Hải Đức" w:date="2017-04-23T22:09:00Z">
          <w:pPr>
            <w:pStyle w:val="Title"/>
            <w:spacing w:before="0" w:after="120"/>
            <w:jc w:val="right"/>
          </w:pPr>
        </w:pPrChange>
      </w:pPr>
    </w:p>
    <w:p w:rsidR="00D25FE0" w:rsidRPr="00FE767E" w:rsidRDefault="00D25FE0">
      <w:pPr>
        <w:pPrChange w:id="14" w:author="Hải Đức" w:date="2017-04-23T22:10:00Z">
          <w:pPr>
            <w:pStyle w:val="Heading2"/>
            <w:spacing w:before="0" w:after="120"/>
            <w:jc w:val="right"/>
          </w:pPr>
        </w:pPrChange>
      </w:pPr>
    </w:p>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FE767E" w:rsidP="00887656">
            <w:pPr>
              <w:spacing w:after="120"/>
              <w:jc w:val="center"/>
              <w:rPr>
                <w:b/>
                <w:bCs/>
                <w:sz w:val="36"/>
                <w:szCs w:val="36"/>
              </w:rPr>
            </w:pPr>
            <w:del w:id="15" w:author="Hải Đức" w:date="2017-04-23T22:12:00Z">
              <w:r w:rsidRPr="00FE767E" w:rsidDel="003A3550">
                <w:rPr>
                  <w:b/>
                  <w:bCs/>
                  <w:sz w:val="36"/>
                  <w:szCs w:val="36"/>
                </w:rPr>
                <w:delText>&lt;Batch&gt;&lt;Group&gt;</w:delText>
              </w:r>
            </w:del>
            <w:ins w:id="16" w:author="Hải Đức" w:date="2017-04-23T22:12:00Z">
              <w:r w:rsidR="003A3550">
                <w:rPr>
                  <w:b/>
                  <w:bCs/>
                  <w:sz w:val="36"/>
                  <w:szCs w:val="36"/>
                </w:rPr>
                <w:t>Class 58PM1</w:t>
              </w:r>
            </w:ins>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ins w:id="17" w:author="Hải Đức" w:date="2017-04-23T22:12:00Z"/>
                <w:bCs/>
                <w:sz w:val="28"/>
                <w:szCs w:val="28"/>
              </w:rPr>
            </w:pPr>
            <w:ins w:id="18" w:author="Hải Đức" w:date="2017-04-23T22:12:00Z">
              <w:r>
                <w:rPr>
                  <w:bCs/>
                  <w:sz w:val="28"/>
                  <w:szCs w:val="28"/>
                </w:rPr>
                <w:t>Nguyễn Đức Hải</w:t>
              </w:r>
            </w:ins>
          </w:p>
          <w:p w:rsidR="003A3550" w:rsidRDefault="003A3550" w:rsidP="003A3550">
            <w:pPr>
              <w:spacing w:after="120"/>
              <w:ind w:left="720"/>
              <w:rPr>
                <w:ins w:id="19" w:author="Hải Đức" w:date="2017-04-23T22:12:00Z"/>
                <w:bCs/>
                <w:sz w:val="28"/>
                <w:szCs w:val="28"/>
              </w:rPr>
            </w:pPr>
            <w:ins w:id="20" w:author="Hải Đức" w:date="2017-04-23T22:12:00Z">
              <w:r>
                <w:rPr>
                  <w:bCs/>
                  <w:sz w:val="28"/>
                  <w:szCs w:val="28"/>
                </w:rPr>
                <w:t>Nguyễn Ngọc Hoa</w:t>
              </w:r>
            </w:ins>
          </w:p>
          <w:p w:rsidR="003A3550" w:rsidRDefault="003A3550" w:rsidP="003A3550">
            <w:pPr>
              <w:spacing w:after="120"/>
              <w:ind w:left="720"/>
              <w:rPr>
                <w:ins w:id="21" w:author="Hải Đức" w:date="2017-04-23T22:12:00Z"/>
                <w:bCs/>
                <w:sz w:val="28"/>
                <w:szCs w:val="28"/>
              </w:rPr>
            </w:pPr>
            <w:ins w:id="22" w:author="Hải Đức" w:date="2017-04-23T22:12:00Z">
              <w:r>
                <w:rPr>
                  <w:bCs/>
                  <w:sz w:val="28"/>
                  <w:szCs w:val="28"/>
                </w:rPr>
                <w:t>Nguyễn Nhật Ninh</w:t>
              </w:r>
            </w:ins>
          </w:p>
          <w:p w:rsidR="003A3550" w:rsidRDefault="003A3550" w:rsidP="003A3550">
            <w:pPr>
              <w:spacing w:after="120"/>
              <w:ind w:left="720"/>
              <w:rPr>
                <w:ins w:id="23" w:author="Hải Đức" w:date="2017-04-23T22:12:00Z"/>
                <w:bCs/>
                <w:sz w:val="28"/>
                <w:szCs w:val="28"/>
              </w:rPr>
            </w:pPr>
            <w:ins w:id="24" w:author="Hải Đức" w:date="2017-04-23T22:12:00Z">
              <w:r>
                <w:rPr>
                  <w:bCs/>
                  <w:sz w:val="28"/>
                  <w:szCs w:val="28"/>
                </w:rPr>
                <w:t>Nguyễn Thị Ngọc Hoài Phương</w:t>
              </w:r>
            </w:ins>
          </w:p>
          <w:p w:rsidR="00FE767E" w:rsidDel="003A3550" w:rsidRDefault="003A3550" w:rsidP="003A3550">
            <w:pPr>
              <w:spacing w:after="120"/>
              <w:ind w:left="720"/>
              <w:rPr>
                <w:del w:id="25" w:author="Hải Đức" w:date="2017-04-23T22:12:00Z"/>
                <w:bCs/>
                <w:sz w:val="28"/>
                <w:szCs w:val="28"/>
              </w:rPr>
            </w:pPr>
            <w:ins w:id="26" w:author="Hải Đức" w:date="2017-04-23T22:12:00Z">
              <w:r>
                <w:rPr>
                  <w:bCs/>
                  <w:sz w:val="28"/>
                  <w:szCs w:val="28"/>
                </w:rPr>
                <w:t>Trần Nam Anh</w:t>
              </w:r>
            </w:ins>
            <w:del w:id="27" w:author="Hải Đức" w:date="2017-04-23T22:12:00Z">
              <w:r w:rsidR="00FE767E" w:rsidDel="003A3550">
                <w:rPr>
                  <w:bCs/>
                  <w:sz w:val="28"/>
                  <w:szCs w:val="28"/>
                </w:rPr>
                <w:delText>&lt;Member name&gt;</w:delText>
              </w:r>
            </w:del>
          </w:p>
          <w:p w:rsidR="00FE767E" w:rsidDel="003A3550" w:rsidRDefault="00FE767E" w:rsidP="00887656">
            <w:pPr>
              <w:spacing w:after="120"/>
              <w:ind w:left="720"/>
              <w:rPr>
                <w:del w:id="28" w:author="Hải Đức" w:date="2017-04-23T22:12:00Z"/>
                <w:bCs/>
                <w:sz w:val="28"/>
                <w:szCs w:val="28"/>
              </w:rPr>
            </w:pPr>
            <w:del w:id="29" w:author="Hải Đức" w:date="2017-04-23T22:12:00Z">
              <w:r w:rsidDel="003A3550">
                <w:rPr>
                  <w:bCs/>
                  <w:sz w:val="28"/>
                  <w:szCs w:val="28"/>
                </w:rPr>
                <w:delText>&lt;Member name&gt;</w:delText>
              </w:r>
            </w:del>
          </w:p>
          <w:p w:rsidR="00FE767E" w:rsidRPr="00FE767E" w:rsidRDefault="00FE767E" w:rsidP="00887656">
            <w:pPr>
              <w:spacing w:after="120"/>
              <w:ind w:left="720"/>
              <w:rPr>
                <w:bCs/>
                <w:sz w:val="28"/>
                <w:szCs w:val="28"/>
              </w:rPr>
            </w:pPr>
            <w:del w:id="30" w:author="Hải Đức" w:date="2017-04-23T22:12:00Z">
              <w:r w:rsidDel="003A3550">
                <w:rPr>
                  <w:bCs/>
                  <w:sz w:val="28"/>
                  <w:szCs w:val="28"/>
                </w:rPr>
                <w:delText>...</w:delText>
              </w:r>
            </w:del>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D25FE0" w:rsidP="00887656">
            <w:pPr>
              <w:spacing w:after="120"/>
              <w:rPr>
                <w:bCs/>
                <w:sz w:val="28"/>
                <w:szCs w:val="28"/>
              </w:rPr>
            </w:pPr>
            <w:del w:id="31" w:author="Hải Đức" w:date="2017-04-23T22:12:00Z">
              <w:r w:rsidRPr="00FE767E" w:rsidDel="003A3550">
                <w:rPr>
                  <w:bCs/>
                  <w:sz w:val="28"/>
                  <w:szCs w:val="28"/>
                </w:rPr>
                <w:delText>&lt;Faculty name&gt;</w:delText>
              </w:r>
            </w:del>
            <w:ins w:id="32" w:author="Hải Đức" w:date="2017-04-23T22:12:00Z">
              <w:r w:rsidR="003A3550">
                <w:rPr>
                  <w:bCs/>
                  <w:sz w:val="28"/>
                  <w:szCs w:val="28"/>
                </w:rPr>
                <w:t>Phan Hữu Trung</w:t>
              </w:r>
            </w:ins>
          </w:p>
        </w:tc>
      </w:tr>
    </w:tbl>
    <w:p w:rsidR="00D25FE0" w:rsidRPr="00FE767E" w:rsidRDefault="00D25FE0">
      <w:pPr>
        <w:pStyle w:val="Title"/>
        <w:spacing w:before="0" w:after="120"/>
        <w:outlineLvl w:val="9"/>
        <w:rPr>
          <w:rFonts w:ascii="Times New Roman" w:hAnsi="Times New Roman" w:cs="Times New Roman"/>
          <w:sz w:val="24"/>
          <w:szCs w:val="24"/>
        </w:rPr>
        <w:pPrChange w:id="33"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4"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5" w:author="Hải Đức" w:date="2017-04-23T22:10:00Z">
          <w:pPr>
            <w:pStyle w:val="Title"/>
            <w:spacing w:before="0" w:after="120"/>
          </w:pPr>
        </w:pPrChange>
      </w:pPr>
    </w:p>
    <w:p w:rsidR="00D25FE0" w:rsidRDefault="00D25FE0">
      <w:pPr>
        <w:pStyle w:val="Title"/>
        <w:spacing w:before="0" w:after="120"/>
        <w:outlineLvl w:val="9"/>
        <w:rPr>
          <w:rFonts w:ascii="Times New Roman" w:hAnsi="Times New Roman" w:cs="Times New Roman"/>
          <w:sz w:val="24"/>
          <w:szCs w:val="24"/>
        </w:rPr>
        <w:pPrChange w:id="36" w:author="Hải Đức" w:date="2017-04-23T22:10:00Z">
          <w:pPr>
            <w:pStyle w:val="Title"/>
            <w:spacing w:before="0" w:after="120"/>
          </w:pPr>
        </w:pPrChange>
      </w:pPr>
    </w:p>
    <w:p w:rsidR="00FE767E" w:rsidRPr="00FE767E" w:rsidRDefault="00FE767E">
      <w:pPr>
        <w:pStyle w:val="Title"/>
        <w:spacing w:before="0" w:after="120"/>
        <w:outlineLvl w:val="9"/>
        <w:rPr>
          <w:rFonts w:ascii="Times New Roman" w:hAnsi="Times New Roman" w:cs="Times New Roman"/>
          <w:sz w:val="24"/>
          <w:szCs w:val="24"/>
        </w:rPr>
        <w:pPrChange w:id="37"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8" w:author="Hải Đức" w:date="2017-04-23T22:10:00Z">
          <w:pPr>
            <w:pStyle w:val="Title"/>
            <w:spacing w:before="0" w:after="120"/>
          </w:pPr>
        </w:pPrChange>
      </w:pPr>
    </w:p>
    <w:p w:rsidR="00D4179D" w:rsidRDefault="00FE767E">
      <w:pPr>
        <w:pStyle w:val="TOC1"/>
        <w:tabs>
          <w:tab w:val="left" w:pos="480"/>
          <w:tab w:val="right" w:leader="dot" w:pos="8875"/>
        </w:tabs>
        <w:rPr>
          <w:ins w:id="39" w:author="Hải Đức" w:date="2017-04-24T00:53:00Z"/>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del w:id="40" w:author="Hải Đức" w:date="2017-04-23T22:12:00Z">
        <w:r w:rsidR="00D25FE0" w:rsidRPr="00FE767E" w:rsidDel="003A3550">
          <w:delText>&lt;</w:delText>
        </w:r>
        <w:r w:rsidRPr="00FE767E" w:rsidDel="003A3550">
          <w:delText>month</w:delText>
        </w:r>
        <w:r w:rsidR="00D25FE0" w:rsidRPr="00FE767E" w:rsidDel="003A3550">
          <w:delText>&gt;</w:delText>
        </w:r>
        <w:r w:rsidRPr="00FE767E" w:rsidDel="003A3550">
          <w:delText>/&lt;year&gt;</w:delText>
        </w:r>
      </w:del>
      <w:ins w:id="41" w:author="Hải Đức" w:date="2017-04-23T22:12:00Z">
        <w:r w:rsidR="003A3550">
          <w:t>05/2017</w:t>
        </w:r>
      </w:ins>
      <w:r w:rsidRPr="00FE767E">
        <w:t xml:space="preserve"> -</w:t>
      </w:r>
      <w:r w:rsidR="00D25FE0" w:rsidRPr="00FE767E">
        <w:br w:type="page"/>
      </w:r>
      <w:r w:rsidRPr="00FE767E">
        <w:rPr>
          <w:b/>
          <w:sz w:val="28"/>
        </w:rPr>
        <w:lastRenderedPageBreak/>
        <w:t>INDEX</w:t>
      </w:r>
    </w:p>
    <w:p w:rsidR="00D4179D" w:rsidRDefault="00D25FE0">
      <w:pPr>
        <w:pStyle w:val="TOC1"/>
        <w:tabs>
          <w:tab w:val="left" w:pos="480"/>
          <w:tab w:val="right" w:leader="dot" w:pos="8875"/>
        </w:tabs>
        <w:rPr>
          <w:ins w:id="42" w:author="Hải Đức" w:date="2017-04-24T00:54:00Z"/>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ins w:id="43" w:author="Hải Đức" w:date="2017-04-24T00:54:00Z">
        <w:r w:rsidR="00D4179D" w:rsidRPr="001A630E">
          <w:rPr>
            <w:rStyle w:val="Hyperlink"/>
            <w:noProof/>
          </w:rPr>
          <w:fldChar w:fldCharType="begin"/>
        </w:r>
        <w:r w:rsidR="00D4179D" w:rsidRPr="001A630E">
          <w:rPr>
            <w:rStyle w:val="Hyperlink"/>
            <w:noProof/>
          </w:rPr>
          <w:instrText xml:space="preserve"> </w:instrText>
        </w:r>
        <w:r w:rsidR="00D4179D">
          <w:rPr>
            <w:noProof/>
          </w:rPr>
          <w:instrText>HYPERLINK \l "_Toc480758570"</w:instrText>
        </w:r>
        <w:r w:rsidR="00D4179D" w:rsidRPr="001A630E">
          <w:rPr>
            <w:rStyle w:val="Hyperlink"/>
            <w:noProof/>
          </w:rPr>
          <w:instrText xml:space="preserve"> </w:instrText>
        </w:r>
        <w:r w:rsidR="00D4179D" w:rsidRPr="001A630E">
          <w:rPr>
            <w:rStyle w:val="Hyperlink"/>
            <w:noProof/>
          </w:rPr>
          <w:fldChar w:fldCharType="separate"/>
        </w:r>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ins>
      <w:r w:rsidR="00D4179D">
        <w:rPr>
          <w:noProof/>
          <w:webHidden/>
        </w:rPr>
      </w:r>
      <w:r w:rsidR="00D4179D">
        <w:rPr>
          <w:noProof/>
          <w:webHidden/>
        </w:rPr>
        <w:fldChar w:fldCharType="separate"/>
      </w:r>
      <w:ins w:id="44" w:author="Hải Đức" w:date="2017-04-24T00:54:00Z">
        <w:r w:rsidR="00D4179D">
          <w:rPr>
            <w:noProof/>
            <w:webHidden/>
          </w:rPr>
          <w:t>3</w:t>
        </w:r>
        <w:r w:rsidR="00D4179D">
          <w:rPr>
            <w:noProof/>
            <w:webHidden/>
          </w:rPr>
          <w:fldChar w:fldCharType="end"/>
        </w:r>
        <w:r w:rsidR="00D4179D" w:rsidRPr="001A630E">
          <w:rPr>
            <w:rStyle w:val="Hyperlink"/>
            <w:noProof/>
          </w:rPr>
          <w:fldChar w:fldCharType="end"/>
        </w:r>
      </w:ins>
    </w:p>
    <w:p w:rsidR="00D4179D" w:rsidRDefault="00D4179D">
      <w:pPr>
        <w:pStyle w:val="TOC2"/>
        <w:tabs>
          <w:tab w:val="left" w:pos="880"/>
          <w:tab w:val="right" w:leader="dot" w:pos="8875"/>
        </w:tabs>
        <w:rPr>
          <w:ins w:id="45" w:author="Hải Đức" w:date="2017-04-24T00:54:00Z"/>
          <w:rFonts w:asciiTheme="minorHAnsi" w:eastAsiaTheme="minorEastAsia" w:hAnsiTheme="minorHAnsi" w:cstheme="minorBidi"/>
          <w:noProof/>
          <w:sz w:val="22"/>
          <w:szCs w:val="22"/>
        </w:rPr>
      </w:pPr>
      <w:ins w:id="4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"_Toc480758571"</w:instrText>
        </w:r>
        <w:r w:rsidRPr="001A630E">
          <w:rPr>
            <w:rStyle w:val="Hyperlink"/>
            <w:noProof/>
          </w:rPr>
          <w:instrText xml:space="preserve"> </w:instrText>
        </w:r>
        <w:r w:rsidRPr="001A630E">
          <w:rPr>
            <w:rStyle w:val="Hyperlink"/>
            <w:noProof/>
          </w:rPr>
          <w:fldChar w:fldCharType="separate"/>
        </w:r>
        <w:r w:rsidRPr="001A630E">
          <w:rPr>
            <w:rStyle w:val="Hyperlink"/>
            <w:noProof/>
          </w:rPr>
          <w:t>1.1.</w:t>
        </w:r>
        <w:r>
          <w:rPr>
            <w:rFonts w:asciiTheme="minorHAnsi" w:eastAsiaTheme="minorEastAsia" w:hAnsiTheme="minorHAnsi" w:cstheme="minorBidi"/>
            <w:noProof/>
            <w:sz w:val="22"/>
            <w:szCs w:val="22"/>
          </w:rPr>
          <w:tab/>
        </w:r>
        <w:r w:rsidRPr="001A630E">
          <w:rPr>
            <w:rStyle w:val="Hyperlink"/>
            <w:noProof/>
          </w:rPr>
          <w:t>Problem Abstraction</w:t>
        </w:r>
        <w:r>
          <w:rPr>
            <w:noProof/>
            <w:webHidden/>
          </w:rPr>
          <w:tab/>
        </w:r>
        <w:r>
          <w:rPr>
            <w:noProof/>
            <w:webHidden/>
          </w:rPr>
          <w:fldChar w:fldCharType="begin"/>
        </w:r>
        <w:r>
          <w:rPr>
            <w:noProof/>
            <w:webHidden/>
          </w:rPr>
          <w:instrText xml:space="preserve"> PAGEREF _Toc480758571 \h </w:instrText>
        </w:r>
      </w:ins>
      <w:r>
        <w:rPr>
          <w:noProof/>
          <w:webHidden/>
        </w:rPr>
      </w:r>
      <w:r>
        <w:rPr>
          <w:noProof/>
          <w:webHidden/>
        </w:rPr>
        <w:fldChar w:fldCharType="separate"/>
      </w:r>
      <w:ins w:id="47"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48" w:author="Hải Đức" w:date="2017-04-24T00:54:00Z"/>
          <w:rFonts w:asciiTheme="minorHAnsi" w:eastAsiaTheme="minorEastAsia" w:hAnsiTheme="minorHAnsi" w:cstheme="minorBidi"/>
          <w:noProof/>
          <w:sz w:val="22"/>
          <w:szCs w:val="22"/>
        </w:rPr>
      </w:pPr>
      <w:ins w:id="4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"_Toc480758572"</w:instrText>
        </w:r>
        <w:r w:rsidRPr="001A630E">
          <w:rPr>
            <w:rStyle w:val="Hyperlink"/>
            <w:noProof/>
          </w:rPr>
          <w:instrText xml:space="preserve"> </w:instrText>
        </w:r>
        <w:r w:rsidRPr="001A630E">
          <w:rPr>
            <w:rStyle w:val="Hyperlink"/>
            <w:noProof/>
          </w:rPr>
          <w:fldChar w:fldCharType="separate"/>
        </w:r>
        <w:r w:rsidRPr="001A630E">
          <w:rPr>
            <w:rStyle w:val="Hyperlink"/>
            <w:noProof/>
          </w:rPr>
          <w:t>1.2.</w:t>
        </w:r>
        <w:r>
          <w:rPr>
            <w:rFonts w:asciiTheme="minorHAnsi" w:eastAsiaTheme="minorEastAsia" w:hAnsiTheme="minorHAnsi" w:cstheme="minorBidi"/>
            <w:noProof/>
            <w:sz w:val="22"/>
            <w:szCs w:val="22"/>
          </w:rPr>
          <w:tab/>
        </w:r>
        <w:r w:rsidRPr="001A630E">
          <w:rPr>
            <w:rStyle w:val="Hyperlink"/>
            <w:noProof/>
          </w:rPr>
          <w:t>The Current System</w:t>
        </w:r>
        <w:r>
          <w:rPr>
            <w:noProof/>
            <w:webHidden/>
          </w:rPr>
          <w:tab/>
        </w:r>
        <w:r>
          <w:rPr>
            <w:noProof/>
            <w:webHidden/>
          </w:rPr>
          <w:fldChar w:fldCharType="begin"/>
        </w:r>
        <w:r>
          <w:rPr>
            <w:noProof/>
            <w:webHidden/>
          </w:rPr>
          <w:instrText xml:space="preserve"> PAGEREF _Toc480758572 \h </w:instrText>
        </w:r>
      </w:ins>
      <w:r>
        <w:rPr>
          <w:noProof/>
          <w:webHidden/>
        </w:rPr>
      </w:r>
      <w:r>
        <w:rPr>
          <w:noProof/>
          <w:webHidden/>
        </w:rPr>
        <w:fldChar w:fldCharType="separate"/>
      </w:r>
      <w:ins w:id="50"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1" w:author="Hải Đức" w:date="2017-04-24T00:54:00Z"/>
          <w:rFonts w:asciiTheme="minorHAnsi" w:eastAsiaTheme="minorEastAsia" w:hAnsiTheme="minorHAnsi" w:cstheme="minorBidi"/>
          <w:noProof/>
          <w:sz w:val="22"/>
          <w:szCs w:val="22"/>
        </w:rPr>
      </w:pPr>
      <w:ins w:id="5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"_Toc480758573"</w:instrText>
        </w:r>
        <w:r w:rsidRPr="001A630E">
          <w:rPr>
            <w:rStyle w:val="Hyperlink"/>
            <w:noProof/>
          </w:rPr>
          <w:instrText xml:space="preserve"> </w:instrText>
        </w:r>
        <w:r w:rsidRPr="001A630E">
          <w:rPr>
            <w:rStyle w:val="Hyperlink"/>
            <w:noProof/>
          </w:rPr>
          <w:fldChar w:fldCharType="separate"/>
        </w:r>
        <w:r w:rsidRPr="001A630E">
          <w:rPr>
            <w:rStyle w:val="Hyperlink"/>
            <w:noProof/>
          </w:rPr>
          <w:t>1.3.</w:t>
        </w:r>
        <w:r>
          <w:rPr>
            <w:rFonts w:asciiTheme="minorHAnsi" w:eastAsiaTheme="minorEastAsia" w:hAnsiTheme="minorHAnsi" w:cstheme="minorBidi"/>
            <w:noProof/>
            <w:sz w:val="22"/>
            <w:szCs w:val="22"/>
          </w:rPr>
          <w:tab/>
        </w:r>
        <w:r w:rsidRPr="001A630E">
          <w:rPr>
            <w:rStyle w:val="Hyperlink"/>
            <w:noProof/>
          </w:rPr>
          <w:t>The Proposed System</w:t>
        </w:r>
        <w:r>
          <w:rPr>
            <w:noProof/>
            <w:webHidden/>
          </w:rPr>
          <w:tab/>
        </w:r>
        <w:r>
          <w:rPr>
            <w:noProof/>
            <w:webHidden/>
          </w:rPr>
          <w:fldChar w:fldCharType="begin"/>
        </w:r>
        <w:r>
          <w:rPr>
            <w:noProof/>
            <w:webHidden/>
          </w:rPr>
          <w:instrText xml:space="preserve"> PAGEREF _Toc480758573 \h </w:instrText>
        </w:r>
      </w:ins>
      <w:r>
        <w:rPr>
          <w:noProof/>
          <w:webHidden/>
        </w:rPr>
      </w:r>
      <w:r>
        <w:rPr>
          <w:noProof/>
          <w:webHidden/>
        </w:rPr>
        <w:fldChar w:fldCharType="separate"/>
      </w:r>
      <w:ins w:id="53" w:author="Hải Đức" w:date="2017-04-24T00:54:00Z">
        <w:r>
          <w:rPr>
            <w:noProof/>
            <w:webHidden/>
          </w:rPr>
          <w:t>3</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4" w:author="Hải Đức" w:date="2017-04-24T00:54:00Z"/>
          <w:rFonts w:asciiTheme="minorHAnsi" w:eastAsiaTheme="minorEastAsia" w:hAnsiTheme="minorHAnsi" w:cstheme="minorBidi"/>
          <w:noProof/>
          <w:sz w:val="22"/>
          <w:szCs w:val="22"/>
        </w:rPr>
      </w:pPr>
      <w:ins w:id="55"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"_Toc480758574"</w:instrText>
        </w:r>
        <w:r w:rsidRPr="001A630E">
          <w:rPr>
            <w:rStyle w:val="Hyperlink"/>
            <w:noProof/>
          </w:rPr>
          <w:instrText xml:space="preserve"> </w:instrText>
        </w:r>
        <w:r w:rsidRPr="001A630E">
          <w:rPr>
            <w:rStyle w:val="Hyperlink"/>
            <w:noProof/>
          </w:rPr>
          <w:fldChar w:fldCharType="separate"/>
        </w:r>
        <w:r w:rsidRPr="001A630E">
          <w:rPr>
            <w:rStyle w:val="Hyperlink"/>
            <w:noProof/>
          </w:rPr>
          <w:t>1.4.</w:t>
        </w:r>
        <w:r>
          <w:rPr>
            <w:rFonts w:asciiTheme="minorHAnsi" w:eastAsiaTheme="minorEastAsia" w:hAnsiTheme="minorHAnsi" w:cstheme="minorBidi"/>
            <w:noProof/>
            <w:sz w:val="22"/>
            <w:szCs w:val="22"/>
          </w:rPr>
          <w:tab/>
        </w:r>
        <w:r w:rsidRPr="001A630E">
          <w:rPr>
            <w:rStyle w:val="Hyperlink"/>
            <w:noProof/>
          </w:rPr>
          <w:t>Boundaries of the System</w:t>
        </w:r>
        <w:r>
          <w:rPr>
            <w:noProof/>
            <w:webHidden/>
          </w:rPr>
          <w:tab/>
        </w:r>
        <w:r>
          <w:rPr>
            <w:noProof/>
            <w:webHidden/>
          </w:rPr>
          <w:fldChar w:fldCharType="begin"/>
        </w:r>
        <w:r>
          <w:rPr>
            <w:noProof/>
            <w:webHidden/>
          </w:rPr>
          <w:instrText xml:space="preserve"> PAGEREF _Toc480758574 \h </w:instrText>
        </w:r>
      </w:ins>
      <w:r>
        <w:rPr>
          <w:noProof/>
          <w:webHidden/>
        </w:rPr>
      </w:r>
      <w:r>
        <w:rPr>
          <w:noProof/>
          <w:webHidden/>
        </w:rPr>
        <w:fldChar w:fldCharType="separate"/>
      </w:r>
      <w:ins w:id="56"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7" w:author="Hải Đức" w:date="2017-04-24T00:54:00Z"/>
          <w:rFonts w:asciiTheme="minorHAnsi" w:eastAsiaTheme="minorEastAsia" w:hAnsiTheme="minorHAnsi" w:cstheme="minorBidi"/>
          <w:noProof/>
          <w:sz w:val="22"/>
          <w:szCs w:val="22"/>
        </w:rPr>
      </w:pPr>
      <w:ins w:id="5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"_Toc480758575"</w:instrText>
        </w:r>
        <w:r w:rsidRPr="001A630E">
          <w:rPr>
            <w:rStyle w:val="Hyperlink"/>
            <w:noProof/>
          </w:rPr>
          <w:instrText xml:space="preserve"> </w:instrText>
        </w:r>
        <w:r w:rsidRPr="001A630E">
          <w:rPr>
            <w:rStyle w:val="Hyperlink"/>
            <w:noProof/>
          </w:rPr>
          <w:fldChar w:fldCharType="separate"/>
        </w:r>
        <w:r w:rsidRPr="001A630E">
          <w:rPr>
            <w:rStyle w:val="Hyperlink"/>
            <w:noProof/>
          </w:rPr>
          <w:t>1.5.</w:t>
        </w:r>
        <w:r>
          <w:rPr>
            <w:rFonts w:asciiTheme="minorHAnsi" w:eastAsiaTheme="minorEastAsia" w:hAnsiTheme="minorHAnsi" w:cstheme="minorBidi"/>
            <w:noProof/>
            <w:sz w:val="22"/>
            <w:szCs w:val="22"/>
          </w:rPr>
          <w:tab/>
        </w:r>
        <w:r w:rsidRPr="001A630E">
          <w:rPr>
            <w:rStyle w:val="Hyperlink"/>
            <w:noProof/>
          </w:rPr>
          <w:t>Hardware and Software Requirements</w:t>
        </w:r>
        <w:r>
          <w:rPr>
            <w:noProof/>
            <w:webHidden/>
          </w:rPr>
          <w:tab/>
        </w:r>
        <w:r>
          <w:rPr>
            <w:noProof/>
            <w:webHidden/>
          </w:rPr>
          <w:fldChar w:fldCharType="begin"/>
        </w:r>
        <w:r>
          <w:rPr>
            <w:noProof/>
            <w:webHidden/>
          </w:rPr>
          <w:instrText xml:space="preserve"> PAGEREF _Toc480758575 \h </w:instrText>
        </w:r>
      </w:ins>
      <w:r>
        <w:rPr>
          <w:noProof/>
          <w:webHidden/>
        </w:rPr>
      </w:r>
      <w:r>
        <w:rPr>
          <w:noProof/>
          <w:webHidden/>
        </w:rPr>
        <w:fldChar w:fldCharType="separate"/>
      </w:r>
      <w:ins w:id="59"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60" w:author="Hải Đức" w:date="2017-04-24T00:54:00Z"/>
          <w:rFonts w:asciiTheme="minorHAnsi" w:eastAsiaTheme="minorEastAsia" w:hAnsiTheme="minorHAnsi" w:cstheme="minorBidi"/>
          <w:noProof/>
          <w:sz w:val="22"/>
          <w:szCs w:val="22"/>
        </w:rPr>
      </w:pPr>
      <w:ins w:id="61"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"_Toc480758576"</w:instrText>
        </w:r>
        <w:r w:rsidRPr="001A630E">
          <w:rPr>
            <w:rStyle w:val="Hyperlink"/>
            <w:noProof/>
          </w:rPr>
          <w:instrText xml:space="preserve"> </w:instrText>
        </w:r>
        <w:r w:rsidRPr="001A630E">
          <w:rPr>
            <w:rStyle w:val="Hyperlink"/>
            <w:noProof/>
          </w:rPr>
          <w:fldChar w:fldCharType="separate"/>
        </w:r>
        <w:r w:rsidRPr="001A630E">
          <w:rPr>
            <w:rStyle w:val="Hyperlink"/>
            <w:noProof/>
          </w:rPr>
          <w:t>1.5.1.</w:t>
        </w:r>
        <w:r>
          <w:rPr>
            <w:rFonts w:asciiTheme="minorHAnsi" w:eastAsiaTheme="minorEastAsia" w:hAnsiTheme="minorHAnsi" w:cstheme="minorBidi"/>
            <w:noProof/>
            <w:sz w:val="22"/>
            <w:szCs w:val="22"/>
          </w:rPr>
          <w:tab/>
        </w:r>
        <w:r w:rsidRPr="001A630E">
          <w:rPr>
            <w:rStyle w:val="Hyperlink"/>
            <w:noProof/>
          </w:rPr>
          <w:t>Minimum Requirements</w:t>
        </w:r>
        <w:r>
          <w:rPr>
            <w:noProof/>
            <w:webHidden/>
          </w:rPr>
          <w:tab/>
        </w:r>
        <w:r>
          <w:rPr>
            <w:noProof/>
            <w:webHidden/>
          </w:rPr>
          <w:fldChar w:fldCharType="begin"/>
        </w:r>
        <w:r>
          <w:rPr>
            <w:noProof/>
            <w:webHidden/>
          </w:rPr>
          <w:instrText xml:space="preserve"> PAGEREF _Toc480758576 \h </w:instrText>
        </w:r>
      </w:ins>
      <w:r>
        <w:rPr>
          <w:noProof/>
          <w:webHidden/>
        </w:rPr>
      </w:r>
      <w:r>
        <w:rPr>
          <w:noProof/>
          <w:webHidden/>
        </w:rPr>
        <w:fldChar w:fldCharType="separate"/>
      </w:r>
      <w:ins w:id="62"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63" w:author="Hải Đức" w:date="2017-04-24T00:54:00Z"/>
          <w:rFonts w:asciiTheme="minorHAnsi" w:eastAsiaTheme="minorEastAsia" w:hAnsiTheme="minorHAnsi" w:cstheme="minorBidi"/>
          <w:noProof/>
          <w:sz w:val="22"/>
          <w:szCs w:val="22"/>
        </w:rPr>
      </w:pPr>
      <w:ins w:id="6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"_Toc480758577"</w:instrText>
        </w:r>
        <w:r w:rsidRPr="001A630E">
          <w:rPr>
            <w:rStyle w:val="Hyperlink"/>
            <w:noProof/>
          </w:rPr>
          <w:instrText xml:space="preserve"> </w:instrText>
        </w:r>
        <w:r w:rsidRPr="001A630E">
          <w:rPr>
            <w:rStyle w:val="Hyperlink"/>
            <w:noProof/>
          </w:rPr>
          <w:fldChar w:fldCharType="separate"/>
        </w:r>
        <w:r w:rsidRPr="001A630E">
          <w:rPr>
            <w:rStyle w:val="Hyperlink"/>
            <w:noProof/>
          </w:rPr>
          <w:t>1.5.2.</w:t>
        </w:r>
        <w:r>
          <w:rPr>
            <w:rFonts w:asciiTheme="minorHAnsi" w:eastAsiaTheme="minorEastAsia" w:hAnsiTheme="minorHAnsi" w:cstheme="minorBidi"/>
            <w:noProof/>
            <w:sz w:val="22"/>
            <w:szCs w:val="22"/>
          </w:rPr>
          <w:tab/>
        </w:r>
        <w:r w:rsidRPr="001A630E">
          <w:rPr>
            <w:rStyle w:val="Hyperlink"/>
            <w:noProof/>
          </w:rPr>
          <w:t>Recommended Requirements</w:t>
        </w:r>
        <w:r>
          <w:rPr>
            <w:noProof/>
            <w:webHidden/>
          </w:rPr>
          <w:tab/>
        </w:r>
        <w:r>
          <w:rPr>
            <w:noProof/>
            <w:webHidden/>
          </w:rPr>
          <w:fldChar w:fldCharType="begin"/>
        </w:r>
        <w:r>
          <w:rPr>
            <w:noProof/>
            <w:webHidden/>
          </w:rPr>
          <w:instrText xml:space="preserve"> PAGEREF _Toc480758577 \h </w:instrText>
        </w:r>
      </w:ins>
      <w:r>
        <w:rPr>
          <w:noProof/>
          <w:webHidden/>
        </w:rPr>
      </w:r>
      <w:r>
        <w:rPr>
          <w:noProof/>
          <w:webHidden/>
        </w:rPr>
        <w:fldChar w:fldCharType="separate"/>
      </w:r>
      <w:ins w:id="65" w:author="Hải Đức" w:date="2017-04-24T00:54:00Z">
        <w:r>
          <w:rPr>
            <w:noProof/>
            <w:webHidden/>
          </w:rPr>
          <w:t>4</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66" w:author="Hải Đức" w:date="2017-04-24T00:54:00Z"/>
          <w:rFonts w:asciiTheme="minorHAnsi" w:eastAsiaTheme="minorEastAsia" w:hAnsiTheme="minorHAnsi" w:cstheme="minorBidi"/>
          <w:noProof/>
          <w:sz w:val="22"/>
          <w:szCs w:val="22"/>
        </w:rPr>
      </w:pPr>
      <w:ins w:id="67"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"_Toc480758583"</w:instrText>
        </w:r>
        <w:r w:rsidRPr="001A630E">
          <w:rPr>
            <w:rStyle w:val="Hyperlink"/>
            <w:noProof/>
          </w:rPr>
          <w:instrText xml:space="preserve"> </w:instrText>
        </w:r>
        <w:r w:rsidRPr="001A630E">
          <w:rPr>
            <w:rStyle w:val="Hyperlink"/>
            <w:noProof/>
          </w:rPr>
          <w:fldChar w:fldCharType="separate"/>
        </w:r>
        <w:r w:rsidRPr="001A630E">
          <w:rPr>
            <w:rStyle w:val="Hyperlink"/>
            <w:noProof/>
          </w:rPr>
          <w:t>2.</w:t>
        </w:r>
        <w:r>
          <w:rPr>
            <w:rFonts w:asciiTheme="minorHAnsi" w:eastAsiaTheme="minorEastAsia" w:hAnsiTheme="minorHAnsi" w:cstheme="minorBidi"/>
            <w:noProof/>
            <w:sz w:val="22"/>
            <w:szCs w:val="22"/>
          </w:rPr>
          <w:tab/>
        </w:r>
        <w:r w:rsidRPr="001A630E">
          <w:rPr>
            <w:rStyle w:val="Hyperlink"/>
            <w:noProof/>
          </w:rPr>
          <w:t>Customer Requirements Specification</w:t>
        </w:r>
        <w:r>
          <w:rPr>
            <w:noProof/>
            <w:webHidden/>
          </w:rPr>
          <w:tab/>
        </w:r>
        <w:r>
          <w:rPr>
            <w:noProof/>
            <w:webHidden/>
          </w:rPr>
          <w:fldChar w:fldCharType="begin"/>
        </w:r>
        <w:r>
          <w:rPr>
            <w:noProof/>
            <w:webHidden/>
          </w:rPr>
          <w:instrText xml:space="preserve"> PAGEREF _Toc480758583 \h </w:instrText>
        </w:r>
      </w:ins>
      <w:r>
        <w:rPr>
          <w:noProof/>
          <w:webHidden/>
        </w:rPr>
      </w:r>
      <w:r>
        <w:rPr>
          <w:noProof/>
          <w:webHidden/>
        </w:rPr>
        <w:fldChar w:fldCharType="separate"/>
      </w:r>
      <w:ins w:id="68"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69" w:author="Hải Đức" w:date="2017-04-24T00:54:00Z"/>
          <w:rFonts w:asciiTheme="minorHAnsi" w:eastAsiaTheme="minorEastAsia" w:hAnsiTheme="minorHAnsi" w:cstheme="minorBidi"/>
          <w:noProof/>
          <w:sz w:val="22"/>
          <w:szCs w:val="22"/>
        </w:rPr>
      </w:pPr>
      <w:ins w:id="7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"_Toc480758584"</w:instrText>
        </w:r>
        <w:r w:rsidRPr="001A630E">
          <w:rPr>
            <w:rStyle w:val="Hyperlink"/>
            <w:noProof/>
          </w:rPr>
          <w:instrText xml:space="preserve"> </w:instrText>
        </w:r>
        <w:r w:rsidRPr="001A630E">
          <w:rPr>
            <w:rStyle w:val="Hyperlink"/>
            <w:noProof/>
          </w:rPr>
          <w:fldChar w:fldCharType="separate"/>
        </w:r>
        <w:r w:rsidRPr="001A630E">
          <w:rPr>
            <w:rStyle w:val="Hyperlink"/>
            <w:noProof/>
          </w:rPr>
          <w:t>2.1.</w:t>
        </w:r>
        <w:r>
          <w:rPr>
            <w:rFonts w:asciiTheme="minorHAnsi" w:eastAsiaTheme="minorEastAsia" w:hAnsiTheme="minorHAnsi" w:cstheme="minorBidi"/>
            <w:noProof/>
            <w:sz w:val="22"/>
            <w:szCs w:val="22"/>
          </w:rPr>
          <w:tab/>
        </w:r>
        <w:r w:rsidRPr="001A630E">
          <w:rPr>
            <w:rStyle w:val="Hyperlink"/>
            <w:noProof/>
          </w:rPr>
          <w:t>Users of the System</w:t>
        </w:r>
        <w:r>
          <w:rPr>
            <w:noProof/>
            <w:webHidden/>
          </w:rPr>
          <w:tab/>
        </w:r>
        <w:r>
          <w:rPr>
            <w:noProof/>
            <w:webHidden/>
          </w:rPr>
          <w:fldChar w:fldCharType="begin"/>
        </w:r>
        <w:r>
          <w:rPr>
            <w:noProof/>
            <w:webHidden/>
          </w:rPr>
          <w:instrText xml:space="preserve"> PAGEREF _Toc480758584 \h </w:instrText>
        </w:r>
      </w:ins>
      <w:r>
        <w:rPr>
          <w:noProof/>
          <w:webHidden/>
        </w:rPr>
      </w:r>
      <w:r>
        <w:rPr>
          <w:noProof/>
          <w:webHidden/>
        </w:rPr>
        <w:fldChar w:fldCharType="separate"/>
      </w:r>
      <w:ins w:id="71"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72" w:author="Hải Đức" w:date="2017-04-24T00:54:00Z"/>
          <w:rFonts w:asciiTheme="minorHAnsi" w:eastAsiaTheme="minorEastAsia" w:hAnsiTheme="minorHAnsi" w:cstheme="minorBidi"/>
          <w:noProof/>
          <w:sz w:val="22"/>
          <w:szCs w:val="22"/>
        </w:rPr>
      </w:pPr>
      <w:ins w:id="73"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"_Toc480758585"</w:instrText>
        </w:r>
        <w:r w:rsidRPr="001A630E">
          <w:rPr>
            <w:rStyle w:val="Hyperlink"/>
            <w:noProof/>
          </w:rPr>
          <w:instrText xml:space="preserve"> </w:instrText>
        </w:r>
        <w:r w:rsidRPr="001A630E">
          <w:rPr>
            <w:rStyle w:val="Hyperlink"/>
            <w:noProof/>
          </w:rPr>
          <w:fldChar w:fldCharType="separate"/>
        </w:r>
        <w:r w:rsidRPr="001A630E">
          <w:rPr>
            <w:rStyle w:val="Hyperlink"/>
            <w:noProof/>
          </w:rPr>
          <w:t>2.2.</w:t>
        </w:r>
        <w:r>
          <w:rPr>
            <w:rFonts w:asciiTheme="minorHAnsi" w:eastAsiaTheme="minorEastAsia" w:hAnsiTheme="minorHAnsi" w:cstheme="minorBidi"/>
            <w:noProof/>
            <w:sz w:val="22"/>
            <w:szCs w:val="22"/>
          </w:rPr>
          <w:tab/>
        </w:r>
        <w:r w:rsidRPr="001A630E">
          <w:rPr>
            <w:rStyle w:val="Hyperlink"/>
            <w:noProof/>
          </w:rPr>
          <w:t>System functions</w:t>
        </w:r>
        <w:r>
          <w:rPr>
            <w:noProof/>
            <w:webHidden/>
          </w:rPr>
          <w:tab/>
        </w:r>
        <w:r>
          <w:rPr>
            <w:noProof/>
            <w:webHidden/>
          </w:rPr>
          <w:fldChar w:fldCharType="begin"/>
        </w:r>
        <w:r>
          <w:rPr>
            <w:noProof/>
            <w:webHidden/>
          </w:rPr>
          <w:instrText xml:space="preserve"> PAGEREF _Toc480758585 \h </w:instrText>
        </w:r>
      </w:ins>
      <w:r>
        <w:rPr>
          <w:noProof/>
          <w:webHidden/>
        </w:rPr>
      </w:r>
      <w:r>
        <w:rPr>
          <w:noProof/>
          <w:webHidden/>
        </w:rPr>
        <w:fldChar w:fldCharType="separate"/>
      </w:r>
      <w:ins w:id="74"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75" w:author="Hải Đức" w:date="2017-04-24T00:54:00Z"/>
          <w:rFonts w:asciiTheme="minorHAnsi" w:eastAsiaTheme="minorEastAsia" w:hAnsiTheme="minorHAnsi" w:cstheme="minorBidi"/>
          <w:noProof/>
          <w:sz w:val="22"/>
          <w:szCs w:val="22"/>
        </w:rPr>
      </w:pPr>
      <w:ins w:id="7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"_Toc480758586"</w:instrText>
        </w:r>
        <w:r w:rsidRPr="001A630E">
          <w:rPr>
            <w:rStyle w:val="Hyperlink"/>
            <w:noProof/>
          </w:rPr>
          <w:instrText xml:space="preserve"> </w:instrText>
        </w:r>
        <w:r w:rsidRPr="001A630E">
          <w:rPr>
            <w:rStyle w:val="Hyperlink"/>
            <w:noProof/>
          </w:rPr>
          <w:fldChar w:fldCharType="separate"/>
        </w:r>
        <w:r w:rsidRPr="001A630E">
          <w:rPr>
            <w:rStyle w:val="Hyperlink"/>
            <w:noProof/>
            <w:lang w:val="vi-VN"/>
          </w:rPr>
          <w:t>2.2.1: Nhóm chức năng cho khách vãng lai:</w:t>
        </w:r>
        <w:r>
          <w:rPr>
            <w:noProof/>
            <w:webHidden/>
          </w:rPr>
          <w:tab/>
        </w:r>
        <w:r>
          <w:rPr>
            <w:noProof/>
            <w:webHidden/>
          </w:rPr>
          <w:fldChar w:fldCharType="begin"/>
        </w:r>
        <w:r>
          <w:rPr>
            <w:noProof/>
            <w:webHidden/>
          </w:rPr>
          <w:instrText xml:space="preserve"> PAGEREF _Toc480758586 \h </w:instrText>
        </w:r>
      </w:ins>
      <w:r>
        <w:rPr>
          <w:noProof/>
          <w:webHidden/>
        </w:rPr>
      </w:r>
      <w:r>
        <w:rPr>
          <w:noProof/>
          <w:webHidden/>
        </w:rPr>
        <w:fldChar w:fldCharType="separate"/>
      </w:r>
      <w:ins w:id="77" w:author="Hải Đức" w:date="2017-04-24T00:54:00Z">
        <w:r>
          <w:rPr>
            <w:noProof/>
            <w:webHidden/>
          </w:rPr>
          <w:t>5</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78" w:author="Hải Đức" w:date="2017-04-24T00:54:00Z"/>
          <w:rFonts w:asciiTheme="minorHAnsi" w:eastAsiaTheme="minorEastAsia" w:hAnsiTheme="minorHAnsi" w:cstheme="minorBidi"/>
          <w:noProof/>
          <w:sz w:val="22"/>
          <w:szCs w:val="22"/>
        </w:rPr>
      </w:pPr>
      <w:ins w:id="7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"_Toc480758587"</w:instrText>
        </w:r>
        <w:r w:rsidRPr="001A630E">
          <w:rPr>
            <w:rStyle w:val="Hyperlink"/>
            <w:noProof/>
          </w:rPr>
          <w:instrText xml:space="preserve"> </w:instrText>
        </w:r>
        <w:r w:rsidRPr="001A630E">
          <w:rPr>
            <w:rStyle w:val="Hyperlink"/>
            <w:noProof/>
          </w:rPr>
          <w:fldChar w:fldCharType="separate"/>
        </w:r>
        <w:r w:rsidRPr="001A630E">
          <w:rPr>
            <w:rStyle w:val="Hyperlink"/>
            <w:noProof/>
            <w:lang w:val="vi-VN"/>
          </w:rPr>
          <w:t>2.2.2: Nhóm chức dành cho thành viên:</w:t>
        </w:r>
        <w:r>
          <w:rPr>
            <w:noProof/>
            <w:webHidden/>
          </w:rPr>
          <w:tab/>
        </w:r>
        <w:r>
          <w:rPr>
            <w:noProof/>
            <w:webHidden/>
          </w:rPr>
          <w:fldChar w:fldCharType="begin"/>
        </w:r>
        <w:r>
          <w:rPr>
            <w:noProof/>
            <w:webHidden/>
          </w:rPr>
          <w:instrText xml:space="preserve"> PAGEREF _Toc480758587 \h </w:instrText>
        </w:r>
      </w:ins>
      <w:r>
        <w:rPr>
          <w:noProof/>
          <w:webHidden/>
        </w:rPr>
      </w:r>
      <w:r>
        <w:rPr>
          <w:noProof/>
          <w:webHidden/>
        </w:rPr>
        <w:fldChar w:fldCharType="separate"/>
      </w:r>
      <w:ins w:id="80" w:author="Hải Đức" w:date="2017-04-24T00:54:00Z">
        <w:r>
          <w:rPr>
            <w:noProof/>
            <w:webHidden/>
          </w:rPr>
          <w:t>6</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81" w:author="Hải Đức" w:date="2017-04-24T00:54:00Z"/>
          <w:rFonts w:asciiTheme="minorHAnsi" w:eastAsiaTheme="minorEastAsia" w:hAnsiTheme="minorHAnsi" w:cstheme="minorBidi"/>
          <w:noProof/>
          <w:sz w:val="22"/>
          <w:szCs w:val="22"/>
        </w:rPr>
      </w:pPr>
      <w:ins w:id="8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"_Toc480758588"</w:instrText>
        </w:r>
        <w:r w:rsidRPr="001A630E">
          <w:rPr>
            <w:rStyle w:val="Hyperlink"/>
            <w:noProof/>
          </w:rPr>
          <w:instrText xml:space="preserve"> </w:instrText>
        </w:r>
        <w:r w:rsidRPr="001A630E">
          <w:rPr>
            <w:rStyle w:val="Hyperlink"/>
            <w:noProof/>
          </w:rPr>
          <w:fldChar w:fldCharType="separate"/>
        </w:r>
        <w:r w:rsidRPr="001A630E">
          <w:rPr>
            <w:rStyle w:val="Hyperlink"/>
            <w:noProof/>
            <w:lang w:val="vi-VN"/>
          </w:rPr>
          <w:t>2.2.3: Quản lý của admin</w:t>
        </w:r>
        <w:r>
          <w:rPr>
            <w:noProof/>
            <w:webHidden/>
          </w:rPr>
          <w:tab/>
        </w:r>
        <w:r>
          <w:rPr>
            <w:noProof/>
            <w:webHidden/>
          </w:rPr>
          <w:fldChar w:fldCharType="begin"/>
        </w:r>
        <w:r>
          <w:rPr>
            <w:noProof/>
            <w:webHidden/>
          </w:rPr>
          <w:instrText xml:space="preserve"> PAGEREF _Toc480758588 \h </w:instrText>
        </w:r>
      </w:ins>
      <w:r>
        <w:rPr>
          <w:noProof/>
          <w:webHidden/>
        </w:rPr>
      </w:r>
      <w:r>
        <w:rPr>
          <w:noProof/>
          <w:webHidden/>
        </w:rPr>
        <w:fldChar w:fldCharType="separate"/>
      </w:r>
      <w:ins w:id="83" w:author="Hải Đức" w:date="2017-04-24T00:54:00Z">
        <w:r>
          <w:rPr>
            <w:noProof/>
            <w:webHidden/>
          </w:rPr>
          <w:t>8</w:t>
        </w:r>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84" w:author="Hải Đức" w:date="2017-04-24T00:54:00Z"/>
          <w:rFonts w:asciiTheme="minorHAnsi" w:eastAsiaTheme="minorEastAsia" w:hAnsiTheme="minorHAnsi" w:cstheme="minorBidi"/>
          <w:noProof/>
          <w:sz w:val="22"/>
          <w:szCs w:val="22"/>
        </w:rPr>
      </w:pPr>
      <w:ins w:id="85"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"_Toc480758589"</w:instrText>
        </w:r>
        <w:r w:rsidRPr="001A630E">
          <w:rPr>
            <w:rStyle w:val="Hyperlink"/>
            <w:noProof/>
          </w:rPr>
          <w:instrText xml:space="preserve"> </w:instrText>
        </w:r>
        <w:r w:rsidRPr="001A630E">
          <w:rPr>
            <w:rStyle w:val="Hyperlink"/>
            <w:noProof/>
          </w:rPr>
          <w:fldChar w:fldCharType="separate"/>
        </w:r>
        <w:r w:rsidRPr="001A630E">
          <w:rPr>
            <w:rStyle w:val="Hyperlink"/>
            <w:noProof/>
            <w:lang w:val="vi-VN"/>
          </w:rPr>
          <w:t>2.2.4.  Quản lý của superadmin</w:t>
        </w:r>
        <w:r>
          <w:rPr>
            <w:noProof/>
            <w:webHidden/>
          </w:rPr>
          <w:tab/>
        </w:r>
        <w:r>
          <w:rPr>
            <w:noProof/>
            <w:webHidden/>
          </w:rPr>
          <w:fldChar w:fldCharType="begin"/>
        </w:r>
        <w:r>
          <w:rPr>
            <w:noProof/>
            <w:webHidden/>
          </w:rPr>
          <w:instrText xml:space="preserve"> PAGEREF _Toc480758589 \h </w:instrText>
        </w:r>
      </w:ins>
      <w:r>
        <w:rPr>
          <w:noProof/>
          <w:webHidden/>
        </w:rPr>
      </w:r>
      <w:r>
        <w:rPr>
          <w:noProof/>
          <w:webHidden/>
        </w:rPr>
        <w:fldChar w:fldCharType="separate"/>
      </w:r>
      <w:ins w:id="86" w:author="Hải Đức" w:date="2017-04-24T00:54:00Z">
        <w:r>
          <w:rPr>
            <w:noProof/>
            <w:webHidden/>
          </w:rPr>
          <w:t>9</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87" w:author="Hải Đức" w:date="2017-04-24T00:54:00Z"/>
          <w:rFonts w:asciiTheme="minorHAnsi" w:eastAsiaTheme="minorEastAsia" w:hAnsiTheme="minorHAnsi" w:cstheme="minorBidi"/>
          <w:noProof/>
          <w:sz w:val="22"/>
          <w:szCs w:val="22"/>
        </w:rPr>
      </w:pPr>
      <w:ins w:id="8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"_Toc480758608"</w:instrText>
        </w:r>
        <w:r w:rsidRPr="001A630E">
          <w:rPr>
            <w:rStyle w:val="Hyperlink"/>
            <w:noProof/>
          </w:rPr>
          <w:instrText xml:space="preserve"> </w:instrText>
        </w:r>
        <w:r w:rsidRPr="001A630E">
          <w:rPr>
            <w:rStyle w:val="Hyperlink"/>
            <w:noProof/>
          </w:rPr>
          <w:fldChar w:fldCharType="separate"/>
        </w:r>
        <w:r w:rsidRPr="001A630E">
          <w:rPr>
            <w:rStyle w:val="Hyperlink"/>
            <w:noProof/>
          </w:rPr>
          <w:t>3.</w:t>
        </w:r>
        <w:r>
          <w:rPr>
            <w:rFonts w:asciiTheme="minorHAnsi" w:eastAsiaTheme="minorEastAsia" w:hAnsiTheme="minorHAnsi" w:cstheme="minorBidi"/>
            <w:noProof/>
            <w:sz w:val="22"/>
            <w:szCs w:val="22"/>
          </w:rPr>
          <w:tab/>
        </w:r>
        <w:r w:rsidRPr="001A630E">
          <w:rPr>
            <w:rStyle w:val="Hyperlink"/>
            <w:noProof/>
          </w:rPr>
          <w:t>System Designs</w:t>
        </w:r>
        <w:r>
          <w:rPr>
            <w:noProof/>
            <w:webHidden/>
          </w:rPr>
          <w:tab/>
        </w:r>
        <w:r>
          <w:rPr>
            <w:noProof/>
            <w:webHidden/>
          </w:rPr>
          <w:fldChar w:fldCharType="begin"/>
        </w:r>
        <w:r>
          <w:rPr>
            <w:noProof/>
            <w:webHidden/>
          </w:rPr>
          <w:instrText xml:space="preserve"> PAGEREF _Toc480758608 \h </w:instrText>
        </w:r>
      </w:ins>
      <w:r>
        <w:rPr>
          <w:noProof/>
          <w:webHidden/>
        </w:rPr>
      </w:r>
      <w:r>
        <w:rPr>
          <w:noProof/>
          <w:webHidden/>
        </w:rPr>
        <w:fldChar w:fldCharType="separate"/>
      </w:r>
      <w:ins w:id="89"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0" w:author="Hải Đức" w:date="2017-04-24T00:54:00Z"/>
          <w:rFonts w:asciiTheme="minorHAnsi" w:eastAsiaTheme="minorEastAsia" w:hAnsiTheme="minorHAnsi" w:cstheme="minorBidi"/>
          <w:noProof/>
          <w:sz w:val="22"/>
          <w:szCs w:val="22"/>
        </w:rPr>
      </w:pPr>
      <w:ins w:id="91"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"_Toc480758609"</w:instrText>
        </w:r>
        <w:r w:rsidRPr="001A630E">
          <w:rPr>
            <w:rStyle w:val="Hyperlink"/>
            <w:noProof/>
          </w:rPr>
          <w:instrText xml:space="preserve"> </w:instrText>
        </w:r>
        <w:r w:rsidRPr="001A630E">
          <w:rPr>
            <w:rStyle w:val="Hyperlink"/>
            <w:noProof/>
          </w:rPr>
          <w:fldChar w:fldCharType="separate"/>
        </w:r>
        <w:r w:rsidRPr="001A630E">
          <w:rPr>
            <w:rStyle w:val="Hyperlink"/>
            <w:noProof/>
          </w:rPr>
          <w:t>3.1.</w:t>
        </w:r>
        <w:r>
          <w:rPr>
            <w:rFonts w:asciiTheme="minorHAnsi" w:eastAsiaTheme="minorEastAsia" w:hAnsiTheme="minorHAnsi" w:cstheme="minorBidi"/>
            <w:noProof/>
            <w:sz w:val="22"/>
            <w:szCs w:val="22"/>
          </w:rPr>
          <w:tab/>
        </w:r>
        <w:r w:rsidRPr="001A630E">
          <w:rPr>
            <w:rStyle w:val="Hyperlink"/>
            <w:noProof/>
          </w:rPr>
          <w:t>Entity Relationship Diagram</w:t>
        </w:r>
        <w:r>
          <w:rPr>
            <w:noProof/>
            <w:webHidden/>
          </w:rPr>
          <w:tab/>
        </w:r>
        <w:r>
          <w:rPr>
            <w:noProof/>
            <w:webHidden/>
          </w:rPr>
          <w:fldChar w:fldCharType="begin"/>
        </w:r>
        <w:r>
          <w:rPr>
            <w:noProof/>
            <w:webHidden/>
          </w:rPr>
          <w:instrText xml:space="preserve"> PAGEREF _Toc480758609 \h </w:instrText>
        </w:r>
      </w:ins>
      <w:r>
        <w:rPr>
          <w:noProof/>
          <w:webHidden/>
        </w:rPr>
      </w:r>
      <w:r>
        <w:rPr>
          <w:noProof/>
          <w:webHidden/>
        </w:rPr>
        <w:fldChar w:fldCharType="separate"/>
      </w:r>
      <w:ins w:id="92"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3" w:author="Hải Đức" w:date="2017-04-24T00:54:00Z"/>
          <w:rFonts w:asciiTheme="minorHAnsi" w:eastAsiaTheme="minorEastAsia" w:hAnsiTheme="minorHAnsi" w:cstheme="minorBidi"/>
          <w:noProof/>
          <w:sz w:val="22"/>
          <w:szCs w:val="22"/>
        </w:rPr>
      </w:pPr>
      <w:ins w:id="9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"_Toc480758610"</w:instrText>
        </w:r>
        <w:r w:rsidRPr="001A630E">
          <w:rPr>
            <w:rStyle w:val="Hyperlink"/>
            <w:noProof/>
          </w:rPr>
          <w:instrText xml:space="preserve"> </w:instrText>
        </w:r>
        <w:r w:rsidRPr="001A630E">
          <w:rPr>
            <w:rStyle w:val="Hyperlink"/>
            <w:noProof/>
          </w:rPr>
          <w:fldChar w:fldCharType="separate"/>
        </w:r>
        <w:r w:rsidRPr="001A630E">
          <w:rPr>
            <w:rStyle w:val="Hyperlink"/>
            <w:noProof/>
          </w:rPr>
          <w:t>3.2.</w:t>
        </w:r>
        <w:r>
          <w:rPr>
            <w:rFonts w:asciiTheme="minorHAnsi" w:eastAsiaTheme="minorEastAsia" w:hAnsiTheme="minorHAnsi" w:cstheme="minorBidi"/>
            <w:noProof/>
            <w:sz w:val="22"/>
            <w:szCs w:val="22"/>
          </w:rPr>
          <w:tab/>
        </w:r>
        <w:r w:rsidRPr="001A630E">
          <w:rPr>
            <w:rStyle w:val="Hyperlink"/>
            <w:noProof/>
          </w:rPr>
          <w:t>Database Design</w:t>
        </w:r>
        <w:r>
          <w:rPr>
            <w:noProof/>
            <w:webHidden/>
          </w:rPr>
          <w:tab/>
        </w:r>
        <w:r>
          <w:rPr>
            <w:noProof/>
            <w:webHidden/>
          </w:rPr>
          <w:fldChar w:fldCharType="begin"/>
        </w:r>
        <w:r>
          <w:rPr>
            <w:noProof/>
            <w:webHidden/>
          </w:rPr>
          <w:instrText xml:space="preserve"> PAGEREF _Toc480758610 \h </w:instrText>
        </w:r>
      </w:ins>
      <w:r>
        <w:rPr>
          <w:noProof/>
          <w:webHidden/>
        </w:rPr>
      </w:r>
      <w:r>
        <w:rPr>
          <w:noProof/>
          <w:webHidden/>
        </w:rPr>
        <w:fldChar w:fldCharType="separate"/>
      </w:r>
      <w:ins w:id="95"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6" w:author="Hải Đức" w:date="2017-04-24T00:54:00Z"/>
          <w:rFonts w:asciiTheme="minorHAnsi" w:eastAsiaTheme="minorEastAsia" w:hAnsiTheme="minorHAnsi" w:cstheme="minorBidi"/>
          <w:noProof/>
          <w:sz w:val="22"/>
          <w:szCs w:val="22"/>
        </w:rPr>
      </w:pPr>
      <w:ins w:id="97"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"_Toc480758611"</w:instrText>
        </w:r>
        <w:r w:rsidRPr="001A630E">
          <w:rPr>
            <w:rStyle w:val="Hyperlink"/>
            <w:noProof/>
          </w:rPr>
          <w:instrText xml:space="preserve"> </w:instrText>
        </w:r>
        <w:r w:rsidRPr="001A630E">
          <w:rPr>
            <w:rStyle w:val="Hyperlink"/>
            <w:noProof/>
          </w:rPr>
          <w:fldChar w:fldCharType="separate"/>
        </w:r>
        <w:r w:rsidRPr="001A630E">
          <w:rPr>
            <w:rStyle w:val="Hyperlink"/>
            <w:noProof/>
          </w:rPr>
          <w:t>3.3.</w:t>
        </w:r>
        <w:r>
          <w:rPr>
            <w:rFonts w:asciiTheme="minorHAnsi" w:eastAsiaTheme="minorEastAsia" w:hAnsiTheme="minorHAnsi" w:cstheme="minorBidi"/>
            <w:noProof/>
            <w:sz w:val="22"/>
            <w:szCs w:val="22"/>
          </w:rPr>
          <w:tab/>
        </w:r>
        <w:r w:rsidRPr="001A630E">
          <w:rPr>
            <w:rStyle w:val="Hyperlink"/>
            <w:noProof/>
          </w:rPr>
          <w:t>Sitemap</w:t>
        </w:r>
        <w:r>
          <w:rPr>
            <w:noProof/>
            <w:webHidden/>
          </w:rPr>
          <w:tab/>
        </w:r>
        <w:r>
          <w:rPr>
            <w:noProof/>
            <w:webHidden/>
          </w:rPr>
          <w:fldChar w:fldCharType="begin"/>
        </w:r>
        <w:r>
          <w:rPr>
            <w:noProof/>
            <w:webHidden/>
          </w:rPr>
          <w:instrText xml:space="preserve"> PAGEREF _Toc480758611 \h </w:instrText>
        </w:r>
      </w:ins>
      <w:r>
        <w:rPr>
          <w:noProof/>
          <w:webHidden/>
        </w:rPr>
      </w:r>
      <w:r>
        <w:rPr>
          <w:noProof/>
          <w:webHidden/>
        </w:rPr>
        <w:fldChar w:fldCharType="separate"/>
      </w:r>
      <w:ins w:id="98"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9" w:author="Hải Đức" w:date="2017-04-24T00:54:00Z"/>
          <w:rFonts w:asciiTheme="minorHAnsi" w:eastAsiaTheme="minorEastAsia" w:hAnsiTheme="minorHAnsi" w:cstheme="minorBidi"/>
          <w:noProof/>
          <w:sz w:val="22"/>
          <w:szCs w:val="22"/>
        </w:rPr>
      </w:pPr>
      <w:ins w:id="10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"_Toc480758612"</w:instrText>
        </w:r>
        <w:r w:rsidRPr="001A630E">
          <w:rPr>
            <w:rStyle w:val="Hyperlink"/>
            <w:noProof/>
          </w:rPr>
          <w:instrText xml:space="preserve"> </w:instrText>
        </w:r>
        <w:r w:rsidRPr="001A630E">
          <w:rPr>
            <w:rStyle w:val="Hyperlink"/>
            <w:noProof/>
          </w:rPr>
          <w:fldChar w:fldCharType="separate"/>
        </w:r>
        <w:r w:rsidRPr="001A630E">
          <w:rPr>
            <w:rStyle w:val="Hyperlink"/>
            <w:noProof/>
          </w:rPr>
          <w:t>3.4.</w:t>
        </w:r>
        <w:r>
          <w:rPr>
            <w:rFonts w:asciiTheme="minorHAnsi" w:eastAsiaTheme="minorEastAsia" w:hAnsiTheme="minorHAnsi" w:cstheme="minorBidi"/>
            <w:noProof/>
            <w:sz w:val="22"/>
            <w:szCs w:val="22"/>
          </w:rPr>
          <w:tab/>
        </w:r>
        <w:r w:rsidRPr="001A630E">
          <w:rPr>
            <w:rStyle w:val="Hyperlink"/>
            <w:noProof/>
          </w:rPr>
          <w:t>Algorithms</w:t>
        </w:r>
        <w:r>
          <w:rPr>
            <w:noProof/>
            <w:webHidden/>
          </w:rPr>
          <w:tab/>
        </w:r>
        <w:r>
          <w:rPr>
            <w:noProof/>
            <w:webHidden/>
          </w:rPr>
          <w:fldChar w:fldCharType="begin"/>
        </w:r>
        <w:r>
          <w:rPr>
            <w:noProof/>
            <w:webHidden/>
          </w:rPr>
          <w:instrText xml:space="preserve"> PAGEREF _Toc480758612 \h </w:instrText>
        </w:r>
      </w:ins>
      <w:r>
        <w:rPr>
          <w:noProof/>
          <w:webHidden/>
        </w:rPr>
      </w:r>
      <w:r>
        <w:rPr>
          <w:noProof/>
          <w:webHidden/>
        </w:rPr>
        <w:fldChar w:fldCharType="separate"/>
      </w:r>
      <w:ins w:id="101" w:author="Hải Đức" w:date="2017-04-24T00:54:00Z">
        <w:r>
          <w:rPr>
            <w:noProof/>
            <w:webHidden/>
          </w:rPr>
          <w:t>10</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02" w:author="Hải Đức" w:date="2017-04-24T00:54:00Z"/>
          <w:rFonts w:asciiTheme="minorHAnsi" w:eastAsiaTheme="minorEastAsia" w:hAnsiTheme="minorHAnsi" w:cstheme="minorBidi"/>
          <w:noProof/>
          <w:sz w:val="22"/>
          <w:szCs w:val="22"/>
        </w:rPr>
      </w:pPr>
      <w:ins w:id="103"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"_Toc480758613"</w:instrText>
        </w:r>
        <w:r w:rsidRPr="001A630E">
          <w:rPr>
            <w:rStyle w:val="Hyperlink"/>
            <w:noProof/>
          </w:rPr>
          <w:instrText xml:space="preserve"> </w:instrText>
        </w:r>
        <w:r w:rsidRPr="001A630E">
          <w:rPr>
            <w:rStyle w:val="Hyperlink"/>
            <w:noProof/>
          </w:rPr>
          <w:fldChar w:fldCharType="separate"/>
        </w:r>
        <w:r w:rsidRPr="001A630E">
          <w:rPr>
            <w:rStyle w:val="Hyperlink"/>
            <w:noProof/>
          </w:rPr>
          <w:t>4.</w:t>
        </w:r>
        <w:r>
          <w:rPr>
            <w:rFonts w:asciiTheme="minorHAnsi" w:eastAsiaTheme="minorEastAsia" w:hAnsiTheme="minorHAnsi" w:cstheme="minorBidi"/>
            <w:noProof/>
            <w:sz w:val="22"/>
            <w:szCs w:val="22"/>
          </w:rPr>
          <w:tab/>
        </w:r>
        <w:r w:rsidRPr="001A630E">
          <w:rPr>
            <w:rStyle w:val="Hyperlink"/>
            <w:noProof/>
          </w:rPr>
          <w:t>Task Sheet</w:t>
        </w:r>
        <w:r>
          <w:rPr>
            <w:noProof/>
            <w:webHidden/>
          </w:rPr>
          <w:tab/>
        </w:r>
        <w:r>
          <w:rPr>
            <w:noProof/>
            <w:webHidden/>
          </w:rPr>
          <w:fldChar w:fldCharType="begin"/>
        </w:r>
        <w:r>
          <w:rPr>
            <w:noProof/>
            <w:webHidden/>
          </w:rPr>
          <w:instrText xml:space="preserve"> PAGEREF _Toc480758613 \h </w:instrText>
        </w:r>
      </w:ins>
      <w:r>
        <w:rPr>
          <w:noProof/>
          <w:webHidden/>
        </w:rPr>
      </w:r>
      <w:r>
        <w:rPr>
          <w:noProof/>
          <w:webHidden/>
        </w:rPr>
        <w:fldChar w:fldCharType="separate"/>
      </w:r>
      <w:ins w:id="104" w:author="Hải Đức" w:date="2017-04-24T00:54:00Z">
        <w:r>
          <w:rPr>
            <w:noProof/>
            <w:webHidden/>
          </w:rPr>
          <w:t>11</w:t>
        </w:r>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05" w:author="Hải Đức" w:date="2017-04-24T00:54:00Z"/>
          <w:rFonts w:asciiTheme="minorHAnsi" w:eastAsiaTheme="minorEastAsia" w:hAnsiTheme="minorHAnsi" w:cstheme="minorBidi"/>
          <w:noProof/>
          <w:sz w:val="22"/>
          <w:szCs w:val="22"/>
        </w:rPr>
      </w:pPr>
      <w:ins w:id="10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"_Toc480758614"</w:instrText>
        </w:r>
        <w:r w:rsidRPr="001A630E">
          <w:rPr>
            <w:rStyle w:val="Hyperlink"/>
            <w:noProof/>
          </w:rPr>
          <w:instrText xml:space="preserve"> </w:instrText>
        </w:r>
        <w:r w:rsidRPr="001A630E">
          <w:rPr>
            <w:rStyle w:val="Hyperlink"/>
            <w:noProof/>
          </w:rPr>
          <w:fldChar w:fldCharType="separate"/>
        </w:r>
        <w:r w:rsidRPr="001A630E">
          <w:rPr>
            <w:rStyle w:val="Hyperlink"/>
            <w:noProof/>
          </w:rPr>
          <w:t>5.</w:t>
        </w:r>
        <w:r>
          <w:rPr>
            <w:rFonts w:asciiTheme="minorHAnsi" w:eastAsiaTheme="minorEastAsia" w:hAnsiTheme="minorHAnsi" w:cstheme="minorBidi"/>
            <w:noProof/>
            <w:sz w:val="22"/>
            <w:szCs w:val="22"/>
          </w:rPr>
          <w:tab/>
        </w:r>
        <w:r w:rsidRPr="001A630E">
          <w:rPr>
            <w:rStyle w:val="Hyperlink"/>
            <w:noProof/>
          </w:rPr>
          <w:t>Checklists</w:t>
        </w:r>
        <w:r>
          <w:rPr>
            <w:noProof/>
            <w:webHidden/>
          </w:rPr>
          <w:tab/>
        </w:r>
        <w:r>
          <w:rPr>
            <w:noProof/>
            <w:webHidden/>
          </w:rPr>
          <w:fldChar w:fldCharType="begin"/>
        </w:r>
        <w:r>
          <w:rPr>
            <w:noProof/>
            <w:webHidden/>
          </w:rPr>
          <w:instrText xml:space="preserve"> PAGEREF _Toc480758614 \h </w:instrText>
        </w:r>
      </w:ins>
      <w:r>
        <w:rPr>
          <w:noProof/>
          <w:webHidden/>
        </w:rPr>
      </w:r>
      <w:r>
        <w:rPr>
          <w:noProof/>
          <w:webHidden/>
        </w:rPr>
        <w:fldChar w:fldCharType="separate"/>
      </w:r>
      <w:ins w:id="107" w:author="Hải Đức" w:date="2017-04-24T00:54:00Z">
        <w:r>
          <w:rPr>
            <w:noProof/>
            <w:webHidden/>
          </w:rPr>
          <w:t>12</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08" w:author="Hải Đức" w:date="2017-04-24T00:54:00Z"/>
          <w:rFonts w:asciiTheme="minorHAnsi" w:eastAsiaTheme="minorEastAsia" w:hAnsiTheme="minorHAnsi" w:cstheme="minorBidi"/>
          <w:noProof/>
          <w:sz w:val="22"/>
          <w:szCs w:val="22"/>
        </w:rPr>
      </w:pPr>
      <w:ins w:id="10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"_Toc480758615"</w:instrText>
        </w:r>
        <w:r w:rsidRPr="001A630E">
          <w:rPr>
            <w:rStyle w:val="Hyperlink"/>
            <w:noProof/>
          </w:rPr>
          <w:instrText xml:space="preserve"> </w:instrText>
        </w:r>
        <w:r w:rsidRPr="001A630E">
          <w:rPr>
            <w:rStyle w:val="Hyperlink"/>
            <w:noProof/>
          </w:rPr>
          <w:fldChar w:fldCharType="separate"/>
        </w:r>
        <w:r w:rsidRPr="001A630E">
          <w:rPr>
            <w:rStyle w:val="Hyperlink"/>
            <w:noProof/>
          </w:rPr>
          <w:t>5.1.</w:t>
        </w:r>
        <w:r>
          <w:rPr>
            <w:rFonts w:asciiTheme="minorHAnsi" w:eastAsiaTheme="minorEastAsia" w:hAnsiTheme="minorHAnsi" w:cstheme="minorBidi"/>
            <w:noProof/>
            <w:sz w:val="22"/>
            <w:szCs w:val="22"/>
          </w:rPr>
          <w:tab/>
        </w:r>
        <w:r w:rsidRPr="001A630E">
          <w:rPr>
            <w:rStyle w:val="Hyperlink"/>
            <w:noProof/>
          </w:rPr>
          <w:t>Check List of Validation</w:t>
        </w:r>
        <w:r>
          <w:rPr>
            <w:noProof/>
            <w:webHidden/>
          </w:rPr>
          <w:tab/>
        </w:r>
        <w:r>
          <w:rPr>
            <w:noProof/>
            <w:webHidden/>
          </w:rPr>
          <w:fldChar w:fldCharType="begin"/>
        </w:r>
        <w:r>
          <w:rPr>
            <w:noProof/>
            <w:webHidden/>
          </w:rPr>
          <w:instrText xml:space="preserve"> PAGEREF _Toc480758615 \h </w:instrText>
        </w:r>
      </w:ins>
      <w:r>
        <w:rPr>
          <w:noProof/>
          <w:webHidden/>
        </w:rPr>
      </w:r>
      <w:r>
        <w:rPr>
          <w:noProof/>
          <w:webHidden/>
        </w:rPr>
        <w:fldChar w:fldCharType="separate"/>
      </w:r>
      <w:ins w:id="110" w:author="Hải Đức" w:date="2017-04-24T00:54:00Z">
        <w:r>
          <w:rPr>
            <w:noProof/>
            <w:webHidden/>
          </w:rPr>
          <w:t>12</w:t>
        </w:r>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11" w:author="Hải Đức" w:date="2017-04-24T00:54:00Z"/>
          <w:rFonts w:asciiTheme="minorHAnsi" w:eastAsiaTheme="minorEastAsia" w:hAnsiTheme="minorHAnsi" w:cstheme="minorBidi"/>
          <w:noProof/>
          <w:sz w:val="22"/>
          <w:szCs w:val="22"/>
        </w:rPr>
      </w:pPr>
      <w:ins w:id="11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"_Toc480758616"</w:instrText>
        </w:r>
        <w:r w:rsidRPr="001A630E">
          <w:rPr>
            <w:rStyle w:val="Hyperlink"/>
            <w:noProof/>
          </w:rPr>
          <w:instrText xml:space="preserve"> </w:instrText>
        </w:r>
        <w:r w:rsidRPr="001A630E">
          <w:rPr>
            <w:rStyle w:val="Hyperlink"/>
            <w:noProof/>
          </w:rPr>
          <w:fldChar w:fldCharType="separate"/>
        </w:r>
        <w:r w:rsidRPr="001A630E">
          <w:rPr>
            <w:rStyle w:val="Hyperlink"/>
            <w:noProof/>
          </w:rPr>
          <w:t>5.2.</w:t>
        </w:r>
        <w:r>
          <w:rPr>
            <w:rFonts w:asciiTheme="minorHAnsi" w:eastAsiaTheme="minorEastAsia" w:hAnsiTheme="minorHAnsi" w:cstheme="minorBidi"/>
            <w:noProof/>
            <w:sz w:val="22"/>
            <w:szCs w:val="22"/>
          </w:rPr>
          <w:tab/>
        </w:r>
        <w:r w:rsidRPr="001A630E">
          <w:rPr>
            <w:rStyle w:val="Hyperlink"/>
            <w:noProof/>
          </w:rPr>
          <w:t>Submission Checklist</w:t>
        </w:r>
        <w:r>
          <w:rPr>
            <w:noProof/>
            <w:webHidden/>
          </w:rPr>
          <w:tab/>
        </w:r>
        <w:r>
          <w:rPr>
            <w:noProof/>
            <w:webHidden/>
          </w:rPr>
          <w:fldChar w:fldCharType="begin"/>
        </w:r>
        <w:r>
          <w:rPr>
            <w:noProof/>
            <w:webHidden/>
          </w:rPr>
          <w:instrText xml:space="preserve"> PAGEREF _Toc480758616 \h </w:instrText>
        </w:r>
      </w:ins>
      <w:r>
        <w:rPr>
          <w:noProof/>
          <w:webHidden/>
        </w:rPr>
      </w:r>
      <w:r>
        <w:rPr>
          <w:noProof/>
          <w:webHidden/>
        </w:rPr>
        <w:fldChar w:fldCharType="separate"/>
      </w:r>
      <w:ins w:id="113" w:author="Hải Đức" w:date="2017-04-24T00:54:00Z">
        <w:r>
          <w:rPr>
            <w:noProof/>
            <w:webHidden/>
          </w:rPr>
          <w:t>12</w:t>
        </w:r>
        <w:r>
          <w:rPr>
            <w:noProof/>
            <w:webHidden/>
          </w:rPr>
          <w:fldChar w:fldCharType="end"/>
        </w:r>
        <w:r w:rsidRPr="001A630E">
          <w:rPr>
            <w:rStyle w:val="Hyperlink"/>
            <w:noProof/>
          </w:rPr>
          <w:fldChar w:fldCharType="end"/>
        </w:r>
      </w:ins>
    </w:p>
    <w:p w:rsidR="00D4179D" w:rsidDel="00D4179D" w:rsidRDefault="00D4179D" w:rsidP="00887656">
      <w:pPr>
        <w:spacing w:after="120"/>
        <w:jc w:val="center"/>
        <w:rPr>
          <w:del w:id="114" w:author="Hải Đức" w:date="2017-04-24T00:52:00Z"/>
          <w:noProof/>
        </w:rPr>
      </w:pPr>
    </w:p>
    <w:p w:rsidR="00BF3AC7" w:rsidDel="00D4179D" w:rsidRDefault="00BF3AC7" w:rsidP="00887656">
      <w:pPr>
        <w:spacing w:after="120"/>
        <w:jc w:val="center"/>
        <w:rPr>
          <w:del w:id="115" w:author="Hải Đức" w:date="2017-04-24T00:52:00Z"/>
          <w:noProof/>
        </w:rPr>
      </w:pPr>
    </w:p>
    <w:p w:rsidR="00BF3AC7" w:rsidDel="00D4179D" w:rsidRDefault="00BF3AC7">
      <w:pPr>
        <w:pStyle w:val="TOC1"/>
        <w:tabs>
          <w:tab w:val="left" w:pos="480"/>
          <w:tab w:val="right" w:leader="dot" w:pos="8875"/>
        </w:tabs>
        <w:rPr>
          <w:del w:id="116" w:author="Hải Đức" w:date="2017-04-24T00:52:00Z"/>
          <w:noProof/>
        </w:rPr>
      </w:pPr>
      <w:del w:id="117" w:author="Hải Đức" w:date="2017-04-24T00:52:00Z">
        <w:r w:rsidRPr="00D4179D" w:rsidDel="00D4179D">
          <w:rPr>
            <w:rStyle w:val="Hyperlink"/>
            <w:noProof/>
          </w:rPr>
          <w:delText>1.</w:delText>
        </w:r>
        <w:r w:rsidDel="00D4179D">
          <w:rPr>
            <w:noProof/>
          </w:rPr>
          <w:tab/>
        </w:r>
        <w:r w:rsidRPr="00D4179D" w:rsidDel="00D4179D">
          <w:rPr>
            <w:rStyle w:val="Hyperlink"/>
            <w:noProof/>
          </w:rPr>
          <w:delText>Problem Definition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18" w:author="Hải Đức" w:date="2017-04-24T00:52:00Z"/>
          <w:noProof/>
        </w:rPr>
      </w:pPr>
      <w:del w:id="119" w:author="Hải Đức" w:date="2017-04-24T00:52:00Z">
        <w:r w:rsidRPr="00D4179D" w:rsidDel="00D4179D">
          <w:rPr>
            <w:rStyle w:val="Hyperlink"/>
            <w:noProof/>
          </w:rPr>
          <w:delText>1.1.</w:delText>
        </w:r>
        <w:r w:rsidDel="00D4179D">
          <w:rPr>
            <w:noProof/>
          </w:rPr>
          <w:tab/>
        </w:r>
        <w:r w:rsidRPr="00D4179D" w:rsidDel="00D4179D">
          <w:rPr>
            <w:rStyle w:val="Hyperlink"/>
            <w:noProof/>
          </w:rPr>
          <w:delText>Problem Abstraction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0" w:author="Hải Đức" w:date="2017-04-24T00:52:00Z"/>
          <w:noProof/>
        </w:rPr>
      </w:pPr>
      <w:del w:id="121" w:author="Hải Đức" w:date="2017-04-24T00:52:00Z">
        <w:r w:rsidRPr="00D4179D" w:rsidDel="00D4179D">
          <w:rPr>
            <w:rStyle w:val="Hyperlink"/>
            <w:noProof/>
          </w:rPr>
          <w:delText>1.2.</w:delText>
        </w:r>
        <w:r w:rsidDel="00D4179D">
          <w:rPr>
            <w:noProof/>
          </w:rPr>
          <w:tab/>
        </w:r>
        <w:r w:rsidRPr="00D4179D" w:rsidDel="00D4179D">
          <w:rPr>
            <w:rStyle w:val="Hyperlink"/>
            <w:noProof/>
          </w:rPr>
          <w:delText>The Current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2" w:author="Hải Đức" w:date="2017-04-24T00:52:00Z"/>
          <w:noProof/>
        </w:rPr>
      </w:pPr>
      <w:del w:id="123" w:author="Hải Đức" w:date="2017-04-24T00:52:00Z">
        <w:r w:rsidRPr="00D4179D" w:rsidDel="00D4179D">
          <w:rPr>
            <w:rStyle w:val="Hyperlink"/>
            <w:noProof/>
          </w:rPr>
          <w:delText>1.3.</w:delText>
        </w:r>
        <w:r w:rsidDel="00D4179D">
          <w:rPr>
            <w:noProof/>
          </w:rPr>
          <w:tab/>
        </w:r>
        <w:r w:rsidRPr="00D4179D" w:rsidDel="00D4179D">
          <w:rPr>
            <w:rStyle w:val="Hyperlink"/>
            <w:noProof/>
          </w:rPr>
          <w:delText>The Proposed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24" w:author="Hải Đức" w:date="2017-04-24T00:52:00Z"/>
          <w:noProof/>
        </w:rPr>
      </w:pPr>
      <w:del w:id="125" w:author="Hải Đức" w:date="2017-04-24T00:52:00Z">
        <w:r w:rsidRPr="00D4179D" w:rsidDel="00D4179D">
          <w:rPr>
            <w:rStyle w:val="Hyperlink"/>
            <w:noProof/>
          </w:rPr>
          <w:delText>1.4.</w:delText>
        </w:r>
        <w:r w:rsidDel="00D4179D">
          <w:rPr>
            <w:noProof/>
          </w:rPr>
          <w:tab/>
        </w:r>
        <w:r w:rsidRPr="00D4179D" w:rsidDel="00D4179D">
          <w:rPr>
            <w:rStyle w:val="Hyperlink"/>
            <w:noProof/>
          </w:rPr>
          <w:delText>Boundaries of the System</w:delText>
        </w:r>
        <w:r w:rsidDel="00D4179D">
          <w:rPr>
            <w:noProof/>
            <w:webHidden/>
          </w:rPr>
          <w:tab/>
        </w:r>
        <w:r w:rsidR="003A3550" w:rsidDel="00D4179D">
          <w:rPr>
            <w:noProof/>
            <w:webHidden/>
          </w:rPr>
          <w:delText>3</w:delText>
        </w:r>
      </w:del>
    </w:p>
    <w:p w:rsidR="00BF3AC7" w:rsidDel="00D4179D" w:rsidRDefault="00BF3AC7">
      <w:pPr>
        <w:pStyle w:val="TOC2"/>
        <w:tabs>
          <w:tab w:val="left" w:pos="960"/>
          <w:tab w:val="right" w:leader="dot" w:pos="8875"/>
        </w:tabs>
        <w:rPr>
          <w:del w:id="126" w:author="Hải Đức" w:date="2017-04-24T00:52:00Z"/>
          <w:noProof/>
        </w:rPr>
      </w:pPr>
      <w:del w:id="127" w:author="Hải Đức" w:date="2017-04-24T00:52:00Z">
        <w:r w:rsidRPr="00D4179D" w:rsidDel="00D4179D">
          <w:rPr>
            <w:rStyle w:val="Hyperlink"/>
            <w:noProof/>
          </w:rPr>
          <w:delText>1.5.</w:delText>
        </w:r>
        <w:r w:rsidDel="00D4179D">
          <w:rPr>
            <w:noProof/>
          </w:rPr>
          <w:tab/>
        </w:r>
        <w:r w:rsidRPr="00D4179D" w:rsidDel="00D4179D">
          <w:rPr>
            <w:rStyle w:val="Hyperlink"/>
            <w:noProof/>
          </w:rPr>
          <w:delText>Hardware and Software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128" w:author="Hải Đức" w:date="2017-04-24T00:52:00Z"/>
          <w:noProof/>
        </w:rPr>
      </w:pPr>
      <w:del w:id="129" w:author="Hải Đức" w:date="2017-04-24T00:52:00Z">
        <w:r w:rsidRPr="00D4179D" w:rsidDel="00D4179D">
          <w:rPr>
            <w:rStyle w:val="Hyperlink"/>
            <w:noProof/>
          </w:rPr>
          <w:delText>1.5.1.</w:delText>
        </w:r>
        <w:r w:rsidDel="00D4179D">
          <w:rPr>
            <w:noProof/>
          </w:rPr>
          <w:tab/>
        </w:r>
        <w:r w:rsidRPr="00D4179D" w:rsidDel="00D4179D">
          <w:rPr>
            <w:rStyle w:val="Hyperlink"/>
            <w:noProof/>
          </w:rPr>
          <w:delText>Minimum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130" w:author="Hải Đức" w:date="2017-04-24T00:52:00Z"/>
          <w:noProof/>
        </w:rPr>
      </w:pPr>
      <w:del w:id="131" w:author="Hải Đức" w:date="2017-04-24T00:52:00Z">
        <w:r w:rsidRPr="00D4179D" w:rsidDel="00D4179D">
          <w:rPr>
            <w:rStyle w:val="Hyperlink"/>
            <w:noProof/>
          </w:rPr>
          <w:delText>1.5.2.</w:delText>
        </w:r>
        <w:r w:rsidDel="00D4179D">
          <w:rPr>
            <w:noProof/>
          </w:rPr>
          <w:tab/>
        </w:r>
        <w:r w:rsidRPr="00D4179D" w:rsidDel="00D4179D">
          <w:rPr>
            <w:rStyle w:val="Hyperlink"/>
            <w:noProof/>
          </w:rPr>
          <w:delText>Recommended Requirements</w:delText>
        </w:r>
        <w:r w:rsidDel="00D4179D">
          <w:rPr>
            <w:noProof/>
            <w:webHidden/>
          </w:rPr>
          <w:tab/>
        </w:r>
        <w:r w:rsidR="003A3550" w:rsidDel="00D4179D">
          <w:rPr>
            <w:noProof/>
            <w:webHidden/>
          </w:rPr>
          <w:delText>3</w:delText>
        </w:r>
      </w:del>
    </w:p>
    <w:p w:rsidR="00BF3AC7" w:rsidDel="00D4179D" w:rsidRDefault="00BF3AC7">
      <w:pPr>
        <w:pStyle w:val="TOC1"/>
        <w:tabs>
          <w:tab w:val="left" w:pos="480"/>
          <w:tab w:val="right" w:leader="dot" w:pos="8875"/>
        </w:tabs>
        <w:rPr>
          <w:del w:id="132" w:author="Hải Đức" w:date="2017-04-24T00:52:00Z"/>
          <w:noProof/>
        </w:rPr>
      </w:pPr>
      <w:del w:id="133" w:author="Hải Đức" w:date="2017-04-24T00:52:00Z">
        <w:r w:rsidRPr="00D4179D" w:rsidDel="00D4179D">
          <w:rPr>
            <w:rStyle w:val="Hyperlink"/>
            <w:noProof/>
          </w:rPr>
          <w:delText>2.</w:delText>
        </w:r>
        <w:r w:rsidDel="00D4179D">
          <w:rPr>
            <w:noProof/>
          </w:rPr>
          <w:tab/>
        </w:r>
        <w:r w:rsidRPr="00D4179D" w:rsidDel="00D4179D">
          <w:rPr>
            <w:rStyle w:val="Hyperlink"/>
            <w:noProof/>
          </w:rPr>
          <w:delText>Customer Requirements Specification</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134" w:author="Hải Đức" w:date="2017-04-24T00:52:00Z"/>
          <w:noProof/>
        </w:rPr>
      </w:pPr>
      <w:del w:id="135" w:author="Hải Đức" w:date="2017-04-24T00:52:00Z">
        <w:r w:rsidRPr="00D4179D" w:rsidDel="00D4179D">
          <w:rPr>
            <w:rStyle w:val="Hyperlink"/>
            <w:noProof/>
          </w:rPr>
          <w:delText>2.1.</w:delText>
        </w:r>
        <w:r w:rsidDel="00D4179D">
          <w:rPr>
            <w:noProof/>
          </w:rPr>
          <w:tab/>
        </w:r>
        <w:r w:rsidRPr="00D4179D" w:rsidDel="00D4179D">
          <w:rPr>
            <w:rStyle w:val="Hyperlink"/>
            <w:noProof/>
          </w:rPr>
          <w:delText>Users of the System</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136" w:author="Hải Đức" w:date="2017-04-24T00:52:00Z"/>
          <w:noProof/>
        </w:rPr>
      </w:pPr>
      <w:del w:id="137" w:author="Hải Đức" w:date="2017-04-24T00:52:00Z">
        <w:r w:rsidRPr="00D4179D" w:rsidDel="00D4179D">
          <w:rPr>
            <w:rStyle w:val="Hyperlink"/>
            <w:noProof/>
          </w:rPr>
          <w:delText>2.2.</w:delText>
        </w:r>
        <w:r w:rsidDel="00D4179D">
          <w:rPr>
            <w:noProof/>
          </w:rPr>
          <w:tab/>
        </w:r>
        <w:r w:rsidRPr="00D4179D" w:rsidDel="00D4179D">
          <w:rPr>
            <w:rStyle w:val="Hyperlink"/>
            <w:noProof/>
          </w:rPr>
          <w:delText>System functions</w:delText>
        </w:r>
        <w:r w:rsidDel="00D4179D">
          <w:rPr>
            <w:noProof/>
            <w:webHidden/>
          </w:rPr>
          <w:tab/>
        </w:r>
        <w:r w:rsidR="003A3550" w:rsidDel="00D4179D">
          <w:rPr>
            <w:noProof/>
            <w:webHidden/>
          </w:rPr>
          <w:delText>4</w:delText>
        </w:r>
      </w:del>
    </w:p>
    <w:p w:rsidR="00BF3AC7" w:rsidDel="00D4179D" w:rsidRDefault="00BF3AC7">
      <w:pPr>
        <w:pStyle w:val="TOC1"/>
        <w:tabs>
          <w:tab w:val="left" w:pos="480"/>
          <w:tab w:val="right" w:leader="dot" w:pos="8875"/>
        </w:tabs>
        <w:rPr>
          <w:del w:id="138" w:author="Hải Đức" w:date="2017-04-24T00:52:00Z"/>
          <w:noProof/>
        </w:rPr>
      </w:pPr>
      <w:del w:id="139" w:author="Hải Đức" w:date="2017-04-24T00:52:00Z">
        <w:r w:rsidRPr="00D4179D" w:rsidDel="00D4179D">
          <w:rPr>
            <w:rStyle w:val="Hyperlink"/>
            <w:noProof/>
          </w:rPr>
          <w:delText>3.</w:delText>
        </w:r>
        <w:r w:rsidDel="00D4179D">
          <w:rPr>
            <w:noProof/>
          </w:rPr>
          <w:tab/>
        </w:r>
        <w:r w:rsidRPr="00D4179D" w:rsidDel="00D4179D">
          <w:rPr>
            <w:rStyle w:val="Hyperlink"/>
            <w:noProof/>
          </w:rPr>
          <w:delText>System Designs</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40" w:author="Hải Đức" w:date="2017-04-24T00:52:00Z"/>
          <w:noProof/>
        </w:rPr>
      </w:pPr>
      <w:del w:id="141" w:author="Hải Đức" w:date="2017-04-24T00:52:00Z">
        <w:r w:rsidRPr="00D4179D" w:rsidDel="00D4179D">
          <w:rPr>
            <w:rStyle w:val="Hyperlink"/>
            <w:noProof/>
          </w:rPr>
          <w:delText>3.1.</w:delText>
        </w:r>
        <w:r w:rsidDel="00D4179D">
          <w:rPr>
            <w:noProof/>
          </w:rPr>
          <w:tab/>
        </w:r>
        <w:r w:rsidRPr="00D4179D" w:rsidDel="00D4179D">
          <w:rPr>
            <w:rStyle w:val="Hyperlink"/>
            <w:noProof/>
          </w:rPr>
          <w:delText>Entity Relationship Diagram</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42" w:author="Hải Đức" w:date="2017-04-24T00:52:00Z"/>
          <w:noProof/>
        </w:rPr>
      </w:pPr>
      <w:del w:id="143" w:author="Hải Đức" w:date="2017-04-24T00:52:00Z">
        <w:r w:rsidRPr="00D4179D" w:rsidDel="00D4179D">
          <w:rPr>
            <w:rStyle w:val="Hyperlink"/>
            <w:noProof/>
          </w:rPr>
          <w:delText>3.2.</w:delText>
        </w:r>
        <w:r w:rsidDel="00D4179D">
          <w:rPr>
            <w:noProof/>
          </w:rPr>
          <w:tab/>
        </w:r>
        <w:r w:rsidRPr="00D4179D" w:rsidDel="00D4179D">
          <w:rPr>
            <w:rStyle w:val="Hyperlink"/>
            <w:noProof/>
          </w:rPr>
          <w:delText>Database Design</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44" w:author="Hải Đức" w:date="2017-04-24T00:52:00Z"/>
          <w:noProof/>
        </w:rPr>
      </w:pPr>
      <w:del w:id="145" w:author="Hải Đức" w:date="2017-04-24T00:52:00Z">
        <w:r w:rsidRPr="00D4179D" w:rsidDel="00D4179D">
          <w:rPr>
            <w:rStyle w:val="Hyperlink"/>
            <w:noProof/>
          </w:rPr>
          <w:delText>3.3.</w:delText>
        </w:r>
        <w:r w:rsidDel="00D4179D">
          <w:rPr>
            <w:noProof/>
          </w:rPr>
          <w:tab/>
        </w:r>
        <w:r w:rsidRPr="00D4179D" w:rsidDel="00D4179D">
          <w:rPr>
            <w:rStyle w:val="Hyperlink"/>
            <w:noProof/>
          </w:rPr>
          <w:delText>Sitemap</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146" w:author="Hải Đức" w:date="2017-04-24T00:52:00Z"/>
          <w:noProof/>
        </w:rPr>
      </w:pPr>
      <w:del w:id="147" w:author="Hải Đức" w:date="2017-04-24T00:52:00Z">
        <w:r w:rsidRPr="00D4179D" w:rsidDel="00D4179D">
          <w:rPr>
            <w:rStyle w:val="Hyperlink"/>
            <w:noProof/>
          </w:rPr>
          <w:delText>3.4.</w:delText>
        </w:r>
        <w:r w:rsidDel="00D4179D">
          <w:rPr>
            <w:noProof/>
          </w:rPr>
          <w:tab/>
        </w:r>
        <w:r w:rsidRPr="00D4179D" w:rsidDel="00D4179D">
          <w:rPr>
            <w:rStyle w:val="Hyperlink"/>
            <w:noProof/>
          </w:rPr>
          <w:delText>Algorithms</w:delText>
        </w:r>
        <w:r w:rsidDel="00D4179D">
          <w:rPr>
            <w:noProof/>
            <w:webHidden/>
          </w:rPr>
          <w:tab/>
        </w:r>
        <w:r w:rsidR="003A3550" w:rsidDel="00D4179D">
          <w:rPr>
            <w:noProof/>
            <w:webHidden/>
          </w:rPr>
          <w:delText>5</w:delText>
        </w:r>
      </w:del>
    </w:p>
    <w:p w:rsidR="00BF3AC7" w:rsidDel="00D4179D" w:rsidRDefault="00BF3AC7">
      <w:pPr>
        <w:pStyle w:val="TOC1"/>
        <w:tabs>
          <w:tab w:val="left" w:pos="480"/>
          <w:tab w:val="right" w:leader="dot" w:pos="8875"/>
        </w:tabs>
        <w:rPr>
          <w:del w:id="148" w:author="Hải Đức" w:date="2017-04-24T00:52:00Z"/>
          <w:noProof/>
        </w:rPr>
      </w:pPr>
      <w:del w:id="149" w:author="Hải Đức" w:date="2017-04-24T00:52:00Z">
        <w:r w:rsidRPr="00D4179D" w:rsidDel="00D4179D">
          <w:rPr>
            <w:rStyle w:val="Hyperlink"/>
            <w:noProof/>
          </w:rPr>
          <w:delText>4.</w:delText>
        </w:r>
        <w:r w:rsidDel="00D4179D">
          <w:rPr>
            <w:noProof/>
          </w:rPr>
          <w:tab/>
        </w:r>
        <w:r w:rsidRPr="00D4179D" w:rsidDel="00D4179D">
          <w:rPr>
            <w:rStyle w:val="Hyperlink"/>
            <w:noProof/>
          </w:rPr>
          <w:delText>Task Sheet</w:delText>
        </w:r>
        <w:r w:rsidDel="00D4179D">
          <w:rPr>
            <w:noProof/>
            <w:webHidden/>
          </w:rPr>
          <w:tab/>
        </w:r>
        <w:r w:rsidR="003A3550" w:rsidDel="00D4179D">
          <w:rPr>
            <w:noProof/>
            <w:webHidden/>
          </w:rPr>
          <w:delText>6</w:delText>
        </w:r>
      </w:del>
    </w:p>
    <w:p w:rsidR="00BF3AC7" w:rsidDel="00D4179D" w:rsidRDefault="00BF3AC7">
      <w:pPr>
        <w:pStyle w:val="TOC1"/>
        <w:tabs>
          <w:tab w:val="left" w:pos="480"/>
          <w:tab w:val="right" w:leader="dot" w:pos="8875"/>
        </w:tabs>
        <w:rPr>
          <w:del w:id="150" w:author="Hải Đức" w:date="2017-04-24T00:52:00Z"/>
          <w:noProof/>
        </w:rPr>
      </w:pPr>
      <w:del w:id="151" w:author="Hải Đức" w:date="2017-04-24T00:52:00Z">
        <w:r w:rsidRPr="00D4179D" w:rsidDel="00D4179D">
          <w:rPr>
            <w:rStyle w:val="Hyperlink"/>
            <w:noProof/>
          </w:rPr>
          <w:delText>5.</w:delText>
        </w:r>
        <w:r w:rsidDel="00D4179D">
          <w:rPr>
            <w:noProof/>
          </w:rPr>
          <w:tab/>
        </w:r>
        <w:r w:rsidRPr="00D4179D" w:rsidDel="00D4179D">
          <w:rPr>
            <w:rStyle w:val="Hyperlink"/>
            <w:noProof/>
          </w:rPr>
          <w:delText>Checklists</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152" w:author="Hải Đức" w:date="2017-04-24T00:52:00Z"/>
          <w:noProof/>
        </w:rPr>
      </w:pPr>
      <w:del w:id="153" w:author="Hải Đức" w:date="2017-04-24T00:52:00Z">
        <w:r w:rsidRPr="00D4179D" w:rsidDel="00D4179D">
          <w:rPr>
            <w:rStyle w:val="Hyperlink"/>
            <w:noProof/>
          </w:rPr>
          <w:delText>5.1.</w:delText>
        </w:r>
        <w:r w:rsidDel="00D4179D">
          <w:rPr>
            <w:noProof/>
          </w:rPr>
          <w:tab/>
        </w:r>
        <w:r w:rsidRPr="00D4179D" w:rsidDel="00D4179D">
          <w:rPr>
            <w:rStyle w:val="Hyperlink"/>
            <w:noProof/>
          </w:rPr>
          <w:delText>Check List of Validation</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154" w:author="Hải Đức" w:date="2017-04-24T00:52:00Z"/>
          <w:noProof/>
        </w:rPr>
      </w:pPr>
      <w:del w:id="155" w:author="Hải Đức" w:date="2017-04-24T00:52:00Z">
        <w:r w:rsidRPr="00D4179D" w:rsidDel="00D4179D">
          <w:rPr>
            <w:rStyle w:val="Hyperlink"/>
            <w:noProof/>
          </w:rPr>
          <w:delText>5.2.</w:delText>
        </w:r>
        <w:r w:rsidDel="00D4179D">
          <w:rPr>
            <w:noProof/>
          </w:rPr>
          <w:tab/>
        </w:r>
        <w:r w:rsidRPr="00D4179D" w:rsidDel="00D4179D">
          <w:rPr>
            <w:rStyle w:val="Hyperlink"/>
            <w:noProof/>
          </w:rPr>
          <w:delText>Submission Checklist</w:delText>
        </w:r>
        <w:r w:rsidDel="00D4179D">
          <w:rPr>
            <w:noProof/>
            <w:webHidden/>
          </w:rPr>
          <w:tab/>
        </w:r>
        <w:r w:rsidR="003A3550" w:rsidDel="00D4179D">
          <w:rPr>
            <w:noProof/>
            <w:webHidden/>
          </w:rPr>
          <w:delText>7</w:delText>
        </w:r>
      </w:del>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156" w:name="_Toc480758570"/>
      <w:r>
        <w:rPr>
          <w:bCs w:val="0"/>
          <w:sz w:val="32"/>
          <w:szCs w:val="32"/>
        </w:rPr>
        <w:lastRenderedPageBreak/>
        <w:t>Problem Defini</w:t>
      </w:r>
      <w:r w:rsidR="00D25FE0" w:rsidRPr="00243F44">
        <w:rPr>
          <w:bCs w:val="0"/>
          <w:sz w:val="32"/>
          <w:szCs w:val="32"/>
        </w:rPr>
        <w:t>tion</w:t>
      </w:r>
      <w:bookmarkEnd w:id="0"/>
      <w:bookmarkEnd w:id="156"/>
    </w:p>
    <w:p w:rsidR="00D25FE0" w:rsidRPr="004C0BF2" w:rsidRDefault="00D25FE0" w:rsidP="00887656">
      <w:pPr>
        <w:pStyle w:val="Heading2"/>
        <w:numPr>
          <w:ilvl w:val="1"/>
          <w:numId w:val="1"/>
        </w:numPr>
        <w:spacing w:before="0" w:after="120"/>
        <w:rPr>
          <w:rFonts w:ascii="Times New Roman" w:hAnsi="Times New Roman" w:cs="Times New Roman"/>
        </w:rPr>
      </w:pPr>
      <w:bookmarkStart w:id="157" w:name="_Toc57079209"/>
      <w:bookmarkStart w:id="158" w:name="_Toc480758571"/>
      <w:r w:rsidRPr="004C0BF2">
        <w:rPr>
          <w:rFonts w:ascii="Times New Roman" w:hAnsi="Times New Roman" w:cs="Times New Roman"/>
        </w:rPr>
        <w:t>Problem Abstraction</w:t>
      </w:r>
      <w:bookmarkEnd w:id="157"/>
      <w:bookmarkEnd w:id="158"/>
    </w:p>
    <w:p w:rsidR="007C11A3" w:rsidRPr="008E0FCB" w:rsidRDefault="00D25FE0">
      <w:pPr>
        <w:spacing w:after="120"/>
        <w:ind w:firstLine="720"/>
        <w:rPr>
          <w:ins w:id="159" w:author="Hải Đức" w:date="2017-04-23T22:14:00Z"/>
          <w:shd w:val="clear" w:color="auto" w:fill="FFFFFF"/>
        </w:rPr>
        <w:pPrChange w:id="160" w:author="Hải Đức" w:date="2017-04-23T22:15:00Z">
          <w:pPr>
            <w:ind w:firstLine="720"/>
          </w:pPr>
        </w:pPrChange>
      </w:pPr>
      <w:del w:id="161" w:author="Hải Đức" w:date="2017-04-23T22:15:00Z">
        <w:r w:rsidRPr="004C0BF2" w:rsidDel="007C11A3">
          <w:delText>&lt;</w:delText>
        </w:r>
        <w:r w:rsidR="00243F44" w:rsidDel="007C11A3">
          <w:delText>Giới thiệu chung về dự án. Nêu x</w:delText>
        </w:r>
        <w:r w:rsidRPr="004C0BF2" w:rsidDel="007C11A3">
          <w:delText>uất xứ của dự án, lý do cần thiết xây dựng dự án</w:delText>
        </w:r>
        <w:r w:rsidR="00243F44" w:rsidDel="007C11A3">
          <w:delText>. Ch</w:delText>
        </w:r>
        <w:r w:rsidR="00243F44" w:rsidRPr="00243F44" w:rsidDel="007C11A3">
          <w:delText>ỉ</w:delText>
        </w:r>
        <w:r w:rsidR="00243F44" w:rsidDel="007C11A3">
          <w:delText xml:space="preserve"> c</w:delText>
        </w:r>
        <w:r w:rsidR="00243F44" w:rsidRPr="00243F44" w:rsidDel="007C11A3">
          <w:delText>ần</w:delText>
        </w:r>
        <w:r w:rsidR="00243F44" w:rsidDel="007C11A3">
          <w:delText xml:space="preserve"> ph</w:delText>
        </w:r>
        <w:r w:rsidR="00243F44" w:rsidRPr="00243F44" w:rsidDel="007C11A3">
          <w:delText>ác</w:delText>
        </w:r>
        <w:r w:rsidR="00243F44" w:rsidDel="007C11A3">
          <w:delText xml:space="preserve"> th</w:delText>
        </w:r>
        <w:r w:rsidR="00243F44" w:rsidRPr="00243F44" w:rsidDel="007C11A3">
          <w:delText>ảo</w:delText>
        </w:r>
        <w:r w:rsidR="00243F44" w:rsidDel="007C11A3">
          <w:delText>, kh</w:delText>
        </w:r>
        <w:r w:rsidR="00243F44" w:rsidRPr="00243F44" w:rsidDel="007C11A3">
          <w:delText>ô</w:delText>
        </w:r>
        <w:r w:rsidR="00243F44" w:rsidDel="007C11A3">
          <w:delText xml:space="preserve">ng </w:delText>
        </w:r>
        <w:r w:rsidR="00243F44" w:rsidRPr="00243F44" w:rsidDel="007C11A3">
          <w:delText>đ</w:delText>
        </w:r>
        <w:r w:rsidR="00243F44" w:rsidDel="007C11A3">
          <w:delText>i v</w:delText>
        </w:r>
        <w:r w:rsidR="00243F44" w:rsidRPr="00243F44" w:rsidDel="007C11A3">
          <w:delText>ào</w:delText>
        </w:r>
        <w:r w:rsidR="00243F44" w:rsidDel="007C11A3">
          <w:delText xml:space="preserve"> chi ti</w:delText>
        </w:r>
        <w:r w:rsidR="00243F44" w:rsidRPr="00243F44" w:rsidDel="007C11A3">
          <w:delText>ết</w:delText>
        </w:r>
        <w:r w:rsidRPr="004C0BF2" w:rsidDel="007C11A3">
          <w:delText>&gt;</w:delText>
        </w:r>
      </w:del>
      <w:ins w:id="162" w:author="Hải Đức" w:date="2017-04-23T22:14:00Z">
        <w:r w:rsidR="007C11A3"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007C11A3"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7C11A3" w:rsidRPr="007C11A3" w:rsidRDefault="007C11A3">
      <w:pPr>
        <w:spacing w:after="120"/>
        <w:ind w:firstLine="720"/>
        <w:rPr>
          <w:lang w:val="vi-VN"/>
          <w:rPrChange w:id="163" w:author="Hải Đức" w:date="2017-04-23T22:15:00Z">
            <w:rPr/>
          </w:rPrChange>
        </w:rPr>
        <w:pPrChange w:id="164" w:author="Hải Đức" w:date="2017-04-23T22:15:00Z">
          <w:pPr>
            <w:spacing w:after="120"/>
          </w:pPr>
        </w:pPrChange>
      </w:pPr>
      <w:ins w:id="165" w:author="Hải Đức" w:date="2017-04-23T22:14: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8E0FCB">
          <w:fldChar w:fldCharType="begin"/>
        </w:r>
        <w:r w:rsidRPr="00252F4C">
          <w:rPr>
            <w:lang w:val="vi-VN"/>
          </w:rPr>
          <w:instrText xml:space="preserve"> HYPERLINK "http://khuyendung.net/cung-danh-gia-2-website-dia-diem-an-uong-foody-vn-va-lozi-vn-diadiemanuong-com/" </w:instrText>
        </w:r>
        <w:r w:rsidRPr="008E0FCB">
          <w:fldChar w:fldCharType="separate"/>
        </w:r>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r w:rsidRPr="008E0FCB">
          <w:fldChar w:fldCharType="end"/>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166" w:name="_Toc57079210"/>
      <w:bookmarkStart w:id="167" w:name="_Toc480758572"/>
      <w:r w:rsidRPr="004C0BF2">
        <w:rPr>
          <w:rFonts w:ascii="Times New Roman" w:hAnsi="Times New Roman" w:cs="Times New Roman"/>
        </w:rPr>
        <w:t>The Current System</w:t>
      </w:r>
      <w:bookmarkEnd w:id="166"/>
      <w:bookmarkEnd w:id="167"/>
    </w:p>
    <w:p w:rsidR="004C460D" w:rsidRPr="008E0FCB" w:rsidRDefault="00D25FE0" w:rsidP="004C460D">
      <w:pPr>
        <w:spacing w:after="120"/>
        <w:ind w:firstLine="720"/>
        <w:rPr>
          <w:ins w:id="168" w:author="Hải Đức" w:date="2017-04-23T22:52:00Z"/>
          <w:lang w:val="vi-VN"/>
        </w:rPr>
      </w:pPr>
      <w:del w:id="169" w:author="Hải Đức" w:date="2017-04-23T22:52:00Z">
        <w:r w:rsidRPr="004C0BF2" w:rsidDel="004C460D">
          <w:delText>&lt;Mô tả cách thức hoạt động của hệ thống</w:delText>
        </w:r>
        <w:r w:rsidR="00887656" w:rsidDel="004C460D">
          <w:delText xml:space="preserve"> hiện tại</w:delText>
        </w:r>
        <w:r w:rsidRPr="004C0BF2" w:rsidDel="004C460D">
          <w:delText>. Nếu chưa có hệ thống hiện tại thì mô tả quy trình làm việc hiện tại khi chưa có ứng dụng CNTT</w:delText>
        </w:r>
        <w:r w:rsidR="00887656" w:rsidDel="004C460D">
          <w:delText>. Ch</w:delText>
        </w:r>
        <w:r w:rsidR="00887656" w:rsidRPr="00887656" w:rsidDel="004C460D">
          <w:delText>ú</w:delText>
        </w:r>
        <w:r w:rsidR="00887656" w:rsidDel="004C460D">
          <w:delText xml:space="preserve"> </w:delText>
        </w:r>
        <w:r w:rsidR="00887656" w:rsidRPr="00887656" w:rsidDel="004C460D">
          <w:delText>ý</w:delText>
        </w:r>
        <w:r w:rsidR="00887656" w:rsidDel="004C460D">
          <w:delText xml:space="preserve"> l</w:delText>
        </w:r>
        <w:r w:rsidR="00887656" w:rsidRPr="00887656" w:rsidDel="004C460D">
          <w:delText>is</w:delText>
        </w:r>
        <w:r w:rsidR="00887656" w:rsidDel="004C460D">
          <w:delText>t ra nh</w:delText>
        </w:r>
        <w:r w:rsidR="00887656" w:rsidRPr="00887656" w:rsidDel="004C460D">
          <w:delText>ững</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c</w:delText>
        </w:r>
        <w:r w:rsidR="00887656" w:rsidRPr="00887656" w:rsidDel="004C460D">
          <w:delText>ủa</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hi</w:delText>
        </w:r>
        <w:r w:rsidR="00887656" w:rsidRPr="00887656" w:rsidDel="004C460D">
          <w:delText>ệ</w:delText>
        </w:r>
        <w:r w:rsidR="00887656" w:rsidDel="004C460D">
          <w:delText>n t</w:delText>
        </w:r>
        <w:r w:rsidR="00887656" w:rsidRPr="00887656" w:rsidDel="004C460D">
          <w:delText>ại</w:delText>
        </w:r>
        <w:r w:rsidRPr="004C0BF2" w:rsidDel="004C460D">
          <w:delText>&gt;</w:delText>
        </w:r>
      </w:del>
      <w:ins w:id="170" w:author="Hải Đức" w:date="2017-04-23T22:52:00Z">
        <w:r w:rsidR="004C460D"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ins>
    </w:p>
    <w:p w:rsidR="004C460D" w:rsidRPr="008E0FCB" w:rsidRDefault="004C460D" w:rsidP="004C460D">
      <w:pPr>
        <w:spacing w:after="120"/>
        <w:ind w:firstLine="720"/>
        <w:rPr>
          <w:ins w:id="171" w:author="Hải Đức" w:date="2017-04-23T22:52:00Z"/>
          <w:lang w:val="vi-VN"/>
        </w:rPr>
      </w:pPr>
      <w:ins w:id="172" w:author="Hải Đức" w:date="2017-04-23T22:52:00Z">
        <w:r w:rsidRPr="008E0FCB">
          <w:rPr>
            <w:lang w:val="vi-VN"/>
          </w:rPr>
          <w:t>Phương pháp thô sơ này lộ rõ rất nhiều điểm yếu:</w:t>
        </w:r>
      </w:ins>
    </w:p>
    <w:p w:rsidR="004C460D" w:rsidRPr="008E0FCB" w:rsidRDefault="004C460D" w:rsidP="004C460D">
      <w:pPr>
        <w:spacing w:after="120"/>
        <w:ind w:firstLine="720"/>
        <w:rPr>
          <w:ins w:id="173" w:author="Hải Đức" w:date="2017-04-23T22:52:00Z"/>
          <w:lang w:val="vi-VN"/>
        </w:rPr>
      </w:pPr>
      <w:ins w:id="174" w:author="Hải Đức" w:date="2017-04-23T22:52:00Z">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ins>
    </w:p>
    <w:p w:rsidR="004C460D" w:rsidRDefault="004C460D">
      <w:pPr>
        <w:spacing w:after="120"/>
        <w:ind w:firstLine="720"/>
        <w:rPr>
          <w:ins w:id="175" w:author="Hải Đức" w:date="2017-04-23T22:52:00Z"/>
          <w:lang w:val="vi-VN"/>
        </w:rPr>
      </w:pPr>
      <w:ins w:id="176" w:author="Hải Đức" w:date="2017-04-23T22:52:00Z">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ins>
    </w:p>
    <w:p w:rsidR="004C460D" w:rsidRPr="008E0FCB" w:rsidRDefault="004C460D" w:rsidP="004C460D">
      <w:pPr>
        <w:spacing w:after="120"/>
        <w:ind w:firstLine="720"/>
        <w:rPr>
          <w:ins w:id="177" w:author="Hải Đức" w:date="2017-04-23T22:52:00Z"/>
          <w:lang w:val="vi-VN"/>
        </w:rPr>
      </w:pPr>
      <w:ins w:id="178" w:author="Hải Đức" w:date="2017-04-23T22:52:00Z">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ins>
    </w:p>
    <w:p w:rsidR="004C460D" w:rsidRPr="004C0BF2" w:rsidRDefault="004C460D">
      <w:pPr>
        <w:spacing w:after="120"/>
        <w:ind w:firstLine="720"/>
        <w:pPrChange w:id="179" w:author="Hải Đức" w:date="2017-04-23T22:52:00Z">
          <w:pPr>
            <w:spacing w:after="120"/>
          </w:pPr>
        </w:pPrChange>
      </w:pPr>
      <w:ins w:id="180" w:author="Hải Đức" w:date="2017-04-23T22:52:00Z">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181" w:name="_Toc57079211"/>
      <w:bookmarkStart w:id="182" w:name="_Toc480758573"/>
      <w:r w:rsidRPr="004C0BF2">
        <w:rPr>
          <w:rFonts w:ascii="Times New Roman" w:hAnsi="Times New Roman" w:cs="Times New Roman"/>
        </w:rPr>
        <w:t>The Proposed System</w:t>
      </w:r>
      <w:bookmarkEnd w:id="181"/>
      <w:bookmarkEnd w:id="182"/>
    </w:p>
    <w:p w:rsidR="004C460D" w:rsidRDefault="00D25FE0">
      <w:pPr>
        <w:spacing w:after="120"/>
        <w:ind w:firstLine="720"/>
        <w:rPr>
          <w:ins w:id="183" w:author="Hải Đức" w:date="2017-04-23T22:54:00Z"/>
          <w:lang w:val="vi-VN"/>
        </w:rPr>
      </w:pPr>
      <w:del w:id="184" w:author="Hải Đức" w:date="2017-04-23T22:55:00Z">
        <w:r w:rsidRPr="004C0BF2" w:rsidDel="004C460D">
          <w:delText>&lt;Mô tả về hệ thống mà chúng ta sẽ xây dựng. Nêu rõ các chức năng của hệ thống mới</w:delText>
        </w:r>
        <w:r w:rsidR="00887656" w:rsidDel="004C460D">
          <w:delText xml:space="preserve"> kh</w:delText>
        </w:r>
        <w:r w:rsidR="00887656" w:rsidRPr="00887656" w:rsidDel="004C460D">
          <w:delText>ắc</w:delText>
        </w:r>
        <w:r w:rsidR="00887656" w:rsidDel="004C460D">
          <w:delText xml:space="preserve"> ph</w:delText>
        </w:r>
        <w:r w:rsidR="00887656" w:rsidRPr="00887656" w:rsidDel="004C460D">
          <w:delText>ục</w:delText>
        </w:r>
        <w:r w:rsidR="00887656" w:rsidDel="004C460D">
          <w:delText xml:space="preserve"> c</w:delText>
        </w:r>
        <w:r w:rsidR="00887656" w:rsidRPr="00887656" w:rsidDel="004C460D">
          <w:delText>ác</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w:delText>
        </w:r>
        <w:r w:rsidR="00887656" w:rsidRPr="00887656" w:rsidDel="004C460D">
          <w:delText>đã</w:delText>
        </w:r>
        <w:r w:rsidR="00887656" w:rsidDel="004C460D">
          <w:delText xml:space="preserve"> n</w:delText>
        </w:r>
        <w:r w:rsidR="00887656" w:rsidRPr="00887656" w:rsidDel="004C460D">
          <w:delText>ê</w:delText>
        </w:r>
        <w:r w:rsidR="00887656" w:rsidDel="004C460D">
          <w:delText xml:space="preserve">u </w:delText>
        </w:r>
        <w:r w:rsidR="00887656" w:rsidRPr="00887656" w:rsidDel="004C460D">
          <w:delText>ở</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c</w:delText>
        </w:r>
        <w:r w:rsidR="00887656" w:rsidRPr="00887656" w:rsidDel="004C460D">
          <w:delText>ũ</w:delText>
        </w:r>
        <w:r w:rsidRPr="004C0BF2" w:rsidDel="004C460D">
          <w:delText>&gt;</w:delText>
        </w:r>
      </w:del>
      <w:ins w:id="185" w:author="Hải Đức" w:date="2017-04-23T22:54:00Z">
        <w:r w:rsidR="004C460D" w:rsidRPr="004C460D">
          <w:rPr>
            <w:lang w:val="vi-VN"/>
          </w:rPr>
          <w:t>Ở hệ thống của chúng tôi, sẽ hỗ trợ tối đa cho nhu cầu của thực khách, cho thấy khắc phục rõ rệt so với phương pháp thô sơ ở trên.</w:t>
        </w:r>
      </w:ins>
    </w:p>
    <w:p w:rsidR="004C460D" w:rsidRPr="004C460D" w:rsidRDefault="004C460D">
      <w:pPr>
        <w:spacing w:after="120"/>
        <w:ind w:firstLine="720"/>
        <w:rPr>
          <w:ins w:id="186" w:author="Hải Đức" w:date="2017-04-23T22:53:00Z"/>
          <w:rPrChange w:id="187" w:author="Hải Đức" w:date="2017-04-23T22:55:00Z">
            <w:rPr>
              <w:ins w:id="188" w:author="Hải Đức" w:date="2017-04-23T22:53:00Z"/>
              <w:color w:val="000000"/>
            </w:rPr>
          </w:rPrChange>
        </w:rPr>
        <w:pPrChange w:id="189" w:author="Hải Đức" w:date="2017-04-23T22:55:00Z">
          <w:pPr>
            <w:pStyle w:val="NormalWeb"/>
            <w:spacing w:before="0" w:beforeAutospacing="0" w:after="0" w:afterAutospacing="0"/>
            <w:ind w:firstLine="360"/>
            <w:textAlignment w:val="baseline"/>
          </w:pPr>
        </w:pPrChange>
      </w:pPr>
      <w:ins w:id="190" w:author="Hải Đức" w:date="2017-04-23T22:54:00Z">
        <w:r>
          <w:rPr>
            <w:color w:val="000000"/>
          </w:rPr>
          <w:t xml:space="preserve">- </w:t>
        </w:r>
      </w:ins>
      <w:ins w:id="191" w:author="Hải Đức" w:date="2017-04-23T22:53:00Z">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C460D">
          <w:rPr>
            <w:lang w:val="vi-VN"/>
            <w:rPrChange w:id="192" w:author="Hải Đức" w:date="2017-04-23T22:55:00Z">
              <w:rPr>
                <w:color w:val="000000"/>
              </w:rPr>
            </w:rPrChange>
          </w:rPr>
          <w:t>bàn sinh sống, loại đồ ăn và giá cả.</w:t>
        </w:r>
      </w:ins>
    </w:p>
    <w:p w:rsidR="004C460D" w:rsidRPr="004C460D" w:rsidRDefault="004C460D">
      <w:pPr>
        <w:spacing w:after="120"/>
        <w:ind w:firstLine="720"/>
        <w:rPr>
          <w:ins w:id="193" w:author="Hải Đức" w:date="2017-04-23T22:53:00Z"/>
          <w:rPrChange w:id="194" w:author="Hải Đức" w:date="2017-04-23T22:55:00Z">
            <w:rPr>
              <w:ins w:id="195" w:author="Hải Đức" w:date="2017-04-23T22:53:00Z"/>
              <w:color w:val="000000"/>
            </w:rPr>
          </w:rPrChange>
        </w:rPr>
        <w:pPrChange w:id="196" w:author="Hải Đức" w:date="2017-04-23T22:55:00Z">
          <w:pPr>
            <w:pStyle w:val="NormalWeb"/>
            <w:spacing w:before="0" w:beforeAutospacing="0" w:after="0" w:afterAutospacing="0"/>
            <w:ind w:firstLine="360"/>
            <w:textAlignment w:val="baseline"/>
          </w:pPr>
        </w:pPrChange>
      </w:pPr>
      <w:ins w:id="197" w:author="Hải Đức" w:date="2017-04-23T22:53:00Z">
        <w:r w:rsidRPr="004C460D">
          <w:rPr>
            <w:lang w:val="vi-VN"/>
            <w:rPrChange w:id="198" w:author="Hải Đức" w:date="2017-04-23T22:55:00Z">
              <w:rPr>
                <w:color w:val="000000"/>
              </w:rPr>
            </w:rPrChange>
          </w:rPr>
          <w:t>-</w:t>
        </w:r>
      </w:ins>
      <w:ins w:id="199" w:author="Hải Đức" w:date="2017-04-23T22:55:00Z">
        <w:r>
          <w:t xml:space="preserve"> </w:t>
        </w:r>
      </w:ins>
      <w:ins w:id="200" w:author="Hải Đức" w:date="2017-04-23T22:53:00Z">
        <w:r w:rsidRPr="004C460D">
          <w:rPr>
            <w:lang w:val="vi-VN"/>
            <w:rPrChange w:id="201" w:author="Hải Đức" w:date="2017-04-23T22:55:00Z">
              <w:rPr>
                <w:color w:val="000000"/>
              </w:rPr>
            </w:rPrChange>
          </w:rPr>
          <w:t>Cho phép hiển thị các hàng quán đang có khuyến mại.</w:t>
        </w:r>
      </w:ins>
    </w:p>
    <w:p w:rsidR="004C460D" w:rsidRPr="004C460D" w:rsidRDefault="004C460D">
      <w:pPr>
        <w:spacing w:after="120"/>
        <w:ind w:firstLine="720"/>
        <w:rPr>
          <w:ins w:id="202" w:author="Hải Đức" w:date="2017-04-23T22:53:00Z"/>
          <w:rPrChange w:id="203" w:author="Hải Đức" w:date="2017-04-23T22:55:00Z">
            <w:rPr>
              <w:ins w:id="204" w:author="Hải Đức" w:date="2017-04-23T22:53:00Z"/>
              <w:color w:val="000000"/>
            </w:rPr>
          </w:rPrChange>
        </w:rPr>
        <w:pPrChange w:id="205" w:author="Hải Đức" w:date="2017-04-23T22:55:00Z">
          <w:pPr>
            <w:pStyle w:val="NormalWeb"/>
            <w:spacing w:before="0" w:beforeAutospacing="0" w:after="0" w:afterAutospacing="0"/>
            <w:ind w:firstLine="360"/>
            <w:textAlignment w:val="baseline"/>
          </w:pPr>
        </w:pPrChange>
      </w:pPr>
      <w:ins w:id="206" w:author="Hải Đức" w:date="2017-04-23T22:53:00Z">
        <w:r w:rsidRPr="004C460D">
          <w:rPr>
            <w:lang w:val="vi-VN"/>
            <w:rPrChange w:id="207" w:author="Hải Đức" w:date="2017-04-23T22:55:00Z">
              <w:rPr>
                <w:color w:val="000000"/>
              </w:rPr>
            </w:rPrChange>
          </w:rPr>
          <w:lastRenderedPageBreak/>
          <w:t>-</w:t>
        </w:r>
      </w:ins>
      <w:ins w:id="208" w:author="Hải Đức" w:date="2017-04-23T22:55:00Z">
        <w:r>
          <w:t xml:space="preserve"> </w:t>
        </w:r>
      </w:ins>
      <w:ins w:id="209" w:author="Hải Đức" w:date="2017-04-23T22:53:00Z">
        <w:r w:rsidRPr="004C460D">
          <w:rPr>
            <w:lang w:val="vi-VN"/>
            <w:rPrChange w:id="210" w:author="Hải Đức" w:date="2017-04-23T22:55:00Z">
              <w:rPr>
                <w:color w:val="000000"/>
              </w:rPr>
            </w:rPrChange>
          </w:rPr>
          <w:t>Hiển thị danh sách bài đăng theo tiêu chí: mới nhất, phổ biến theo tuần, đã lưu gần đây</w:t>
        </w:r>
      </w:ins>
      <w:ins w:id="211" w:author="Hải Đức" w:date="2017-04-23T22:55:00Z">
        <w:r>
          <w:t>.</w:t>
        </w:r>
      </w:ins>
    </w:p>
    <w:p w:rsidR="004C460D" w:rsidRPr="004C460D" w:rsidRDefault="004C460D">
      <w:pPr>
        <w:spacing w:after="120"/>
        <w:ind w:firstLine="720"/>
        <w:rPr>
          <w:ins w:id="212" w:author="Hải Đức" w:date="2017-04-23T22:53:00Z"/>
          <w:rPrChange w:id="213" w:author="Hải Đức" w:date="2017-04-23T22:55:00Z">
            <w:rPr>
              <w:ins w:id="214" w:author="Hải Đức" w:date="2017-04-23T22:53:00Z"/>
              <w:color w:val="000000"/>
            </w:rPr>
          </w:rPrChange>
        </w:rPr>
        <w:pPrChange w:id="215" w:author="Hải Đức" w:date="2017-04-23T22:55:00Z">
          <w:pPr>
            <w:pStyle w:val="NormalWeb"/>
            <w:spacing w:before="0" w:beforeAutospacing="0" w:after="0" w:afterAutospacing="0"/>
            <w:ind w:firstLine="360"/>
            <w:textAlignment w:val="baseline"/>
          </w:pPr>
        </w:pPrChange>
      </w:pPr>
      <w:ins w:id="216" w:author="Hải Đức" w:date="2017-04-23T22:53:00Z">
        <w:r w:rsidRPr="004C460D">
          <w:rPr>
            <w:lang w:val="vi-VN"/>
            <w:rPrChange w:id="217" w:author="Hải Đức" w:date="2017-04-23T22:55:00Z">
              <w:rPr>
                <w:color w:val="000000"/>
              </w:rPr>
            </w:rPrChange>
          </w:rPr>
          <w:t>-</w:t>
        </w:r>
      </w:ins>
      <w:ins w:id="218" w:author="Hải Đức" w:date="2017-04-23T22:55:00Z">
        <w:r>
          <w:t xml:space="preserve"> </w:t>
        </w:r>
      </w:ins>
      <w:ins w:id="219" w:author="Hải Đức" w:date="2017-04-23T22:53:00Z">
        <w:r w:rsidRPr="004C460D">
          <w:rPr>
            <w:lang w:val="vi-VN"/>
            <w:rPrChange w:id="220" w:author="Hải Đức" w:date="2017-04-23T22:55:00Z">
              <w:rPr>
                <w:color w:val="000000"/>
              </w:rPr>
            </w:rPrChange>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ins>
    </w:p>
    <w:p w:rsidR="004C460D" w:rsidRPr="004C0BF2" w:rsidRDefault="004C460D">
      <w:pPr>
        <w:spacing w:after="120"/>
        <w:ind w:firstLine="720"/>
        <w:pPrChange w:id="221" w:author="Hải Đức" w:date="2017-04-23T22:55:00Z">
          <w:pPr>
            <w:spacing w:after="120"/>
          </w:pPr>
        </w:pPrChange>
      </w:pPr>
      <w:ins w:id="222" w:author="Hải Đức" w:date="2017-04-23T22:53:00Z">
        <w:r w:rsidRPr="004C460D">
          <w:rPr>
            <w:lang w:val="vi-VN"/>
            <w:rPrChange w:id="223" w:author="Hải Đức" w:date="2017-04-23T22:55:00Z">
              <w:rPr>
                <w:color w:val="000000"/>
              </w:rPr>
            </w:rPrChange>
          </w:rPr>
          <w:t>-</w:t>
        </w:r>
      </w:ins>
      <w:ins w:id="224" w:author="Hải Đức" w:date="2017-04-23T22:55:00Z">
        <w:r>
          <w:t xml:space="preserve"> </w:t>
        </w:r>
      </w:ins>
      <w:ins w:id="225" w:author="Hải Đức" w:date="2017-04-23T22:53:00Z">
        <w:r w:rsidRPr="004C460D">
          <w:rPr>
            <w:lang w:val="vi-VN"/>
            <w:rPrChange w:id="226" w:author="Hải Đức" w:date="2017-04-23T22:55:00Z">
              <w:rPr>
                <w:color w:val="000000"/>
              </w:rPr>
            </w:rPrChange>
          </w:rPr>
          <w:t>Cho phép người dùng tương tác với nhau, để lại đánh giá trên bài đăng, yêu thích</w:t>
        </w:r>
      </w:ins>
      <w:ins w:id="227" w:author="Hải Đức" w:date="2017-04-23T22:55:00Z">
        <w:r>
          <w:t>.</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28" w:name="_Toc57079212"/>
      <w:bookmarkStart w:id="229" w:name="_Toc480758574"/>
      <w:r w:rsidRPr="004C0BF2">
        <w:rPr>
          <w:rFonts w:ascii="Times New Roman" w:hAnsi="Times New Roman" w:cs="Times New Roman"/>
        </w:rPr>
        <w:t>Boundaries of the System</w:t>
      </w:r>
      <w:bookmarkEnd w:id="228"/>
      <w:bookmarkEnd w:id="229"/>
    </w:p>
    <w:p w:rsidR="00800173" w:rsidRDefault="00D25FE0">
      <w:pPr>
        <w:spacing w:after="120"/>
        <w:ind w:firstLine="720"/>
        <w:rPr>
          <w:ins w:id="230" w:author="Hải Đức" w:date="2017-04-23T22:55:00Z"/>
          <w:lang w:val="vi-VN"/>
        </w:rPr>
        <w:pPrChange w:id="231" w:author="Hải Đức" w:date="2017-04-23T22:56:00Z">
          <w:pPr>
            <w:ind w:left="720"/>
          </w:pPr>
        </w:pPrChange>
      </w:pPr>
      <w:del w:id="232" w:author="Hải Đức" w:date="2017-04-23T22:56:00Z">
        <w:r w:rsidRPr="004C0BF2" w:rsidDel="00800173">
          <w:delText xml:space="preserve">&lt;Nêu rõ những giới hạn của hệ thống: </w:delText>
        </w:r>
        <w:r w:rsidR="00887656" w:rsidDel="00800173">
          <w:delText>khách hàng, đối tượng sử dụng, p</w:delText>
        </w:r>
        <w:r w:rsidRPr="004C0BF2" w:rsidDel="00800173">
          <w:delText>hạm vi áp dụng, ...&gt;</w:delText>
        </w:r>
      </w:del>
      <w:ins w:id="233" w:author="Hải Đức" w:date="2017-04-23T22:55:00Z">
        <w:r w:rsidR="00800173">
          <w:rPr>
            <w:lang w:val="vi-VN"/>
          </w:rPr>
          <w:t>Giới hạn của hệ thống đang sử dụng:</w:t>
        </w:r>
      </w:ins>
    </w:p>
    <w:p w:rsidR="00800173" w:rsidRDefault="00800173">
      <w:pPr>
        <w:spacing w:after="120"/>
        <w:ind w:firstLine="720"/>
        <w:rPr>
          <w:ins w:id="234" w:author="Hải Đức" w:date="2017-04-23T22:55:00Z"/>
          <w:lang w:val="vi-VN"/>
        </w:rPr>
        <w:pPrChange w:id="235" w:author="Hải Đức" w:date="2017-04-23T22:56:00Z">
          <w:pPr>
            <w:ind w:left="720"/>
          </w:pPr>
        </w:pPrChange>
      </w:pPr>
      <w:ins w:id="236" w:author="Hải Đức" w:date="2017-04-23T22:55:00Z">
        <w:r>
          <w:rPr>
            <w:lang w:val="vi-VN"/>
          </w:rPr>
          <w:t>-</w:t>
        </w:r>
      </w:ins>
      <w:ins w:id="237" w:author="Hải Đức" w:date="2017-04-23T22:56:00Z">
        <w:r>
          <w:t xml:space="preserve"> </w:t>
        </w:r>
      </w:ins>
      <w:ins w:id="238" w:author="Hải Đức" w:date="2017-04-23T22:55:00Z">
        <w:r>
          <w:rPr>
            <w:lang w:val="vi-VN"/>
          </w:rPr>
          <w:t>Phạm vi sử dụng: Tạm thời vẫn ở trong nước</w:t>
        </w:r>
      </w:ins>
    </w:p>
    <w:p w:rsidR="00800173" w:rsidRDefault="00800173">
      <w:pPr>
        <w:spacing w:after="120"/>
        <w:ind w:firstLine="720"/>
        <w:rPr>
          <w:ins w:id="239" w:author="Hải Đức" w:date="2017-04-23T22:55:00Z"/>
          <w:lang w:val="vi-VN"/>
        </w:rPr>
        <w:pPrChange w:id="240" w:author="Hải Đức" w:date="2017-04-23T22:56:00Z">
          <w:pPr>
            <w:ind w:left="720"/>
          </w:pPr>
        </w:pPrChange>
      </w:pPr>
      <w:ins w:id="241" w:author="Hải Đức" w:date="2017-04-23T22:55:00Z">
        <w:r>
          <w:rPr>
            <w:lang w:val="vi-VN"/>
          </w:rPr>
          <w:t>-</w:t>
        </w:r>
      </w:ins>
      <w:ins w:id="242" w:author="Hải Đức" w:date="2017-04-23T22:56:00Z">
        <w:r>
          <w:t xml:space="preserve"> </w:t>
        </w:r>
      </w:ins>
      <w:ins w:id="243" w:author="Hải Đức" w:date="2017-04-23T22:55:00Z">
        <w:r>
          <w:rPr>
            <w:lang w:val="vi-VN"/>
          </w:rPr>
          <w:t>Website mới chỉ dừng lại là nơi để giới thiệu, tìm kiếm đồ ăn cũng như đánh giá về món ăn, giữa các người dùng mới chỉ tương tác ở mức trên cùng một bài đăng.</w:t>
        </w:r>
      </w:ins>
    </w:p>
    <w:p w:rsidR="00800173" w:rsidRDefault="00800173">
      <w:pPr>
        <w:spacing w:after="120"/>
        <w:ind w:firstLine="720"/>
        <w:rPr>
          <w:ins w:id="244" w:author="Hải Đức" w:date="2017-04-23T22:55:00Z"/>
          <w:lang w:val="vi-VN"/>
        </w:rPr>
        <w:pPrChange w:id="245" w:author="Hải Đức" w:date="2017-04-23T22:56:00Z">
          <w:pPr>
            <w:ind w:left="720"/>
          </w:pPr>
        </w:pPrChange>
      </w:pPr>
      <w:ins w:id="246" w:author="Hải Đức" w:date="2017-04-23T22:55:00Z">
        <w:r>
          <w:rPr>
            <w:lang w:val="vi-VN"/>
          </w:rPr>
          <w:t>-</w:t>
        </w:r>
      </w:ins>
      <w:ins w:id="247" w:author="Hải Đức" w:date="2017-04-23T22:56:00Z">
        <w:r>
          <w:t xml:space="preserve"> </w:t>
        </w:r>
      </w:ins>
      <w:ins w:id="248" w:author="Hải Đức" w:date="2017-04-23T22:55:00Z">
        <w:r>
          <w:rPr>
            <w:lang w:val="vi-VN"/>
          </w:rPr>
          <w:t>Hướng phát triển:</w:t>
        </w:r>
      </w:ins>
    </w:p>
    <w:p w:rsidR="00800173" w:rsidRPr="00D57B9B" w:rsidRDefault="00800173">
      <w:pPr>
        <w:spacing w:after="120"/>
        <w:ind w:firstLine="720"/>
        <w:rPr>
          <w:lang w:val="vi-VN"/>
          <w:rPrChange w:id="249" w:author="Hải Đức" w:date="2017-04-23T22:56:00Z">
            <w:rPr/>
          </w:rPrChange>
        </w:rPr>
        <w:pPrChange w:id="250" w:author="Hải Đức" w:date="2017-04-23T22:56:00Z">
          <w:pPr>
            <w:spacing w:after="120"/>
          </w:pPr>
        </w:pPrChange>
      </w:pPr>
      <w:ins w:id="251" w:author="Hải Đức" w:date="2017-04-23T22:55:00Z">
        <w:r>
          <w:rPr>
            <w:lang w:val="vi-VN"/>
          </w:rPr>
          <w:tab/>
          <w:t>+</w:t>
        </w:r>
      </w:ins>
      <w:ins w:id="252" w:author="Hải Đức" w:date="2017-04-23T22:56:00Z">
        <w:r>
          <w:t xml:space="preserve"> </w:t>
        </w:r>
      </w:ins>
      <w:ins w:id="253" w:author="Hải Đức" w:date="2017-04-23T22:55:00Z">
        <w:r>
          <w:rPr>
            <w:lang w:val="vi-VN"/>
          </w:rPr>
          <w:t>Tạo tương tác cao hơn cho các người dùng: Trò chuyện trực tuyến, chia sẻ bài viết hoặc lưu địa điểm..</w:t>
        </w:r>
      </w:ins>
    </w:p>
    <w:p w:rsidR="00D25FE0" w:rsidRDefault="00D25FE0" w:rsidP="00887656">
      <w:pPr>
        <w:pStyle w:val="Heading2"/>
        <w:numPr>
          <w:ilvl w:val="1"/>
          <w:numId w:val="1"/>
        </w:numPr>
        <w:spacing w:before="0" w:after="120"/>
        <w:rPr>
          <w:ins w:id="254" w:author="Hải Đức" w:date="2017-04-24T00:27:00Z"/>
          <w:rFonts w:ascii="Times New Roman" w:hAnsi="Times New Roman" w:cs="Times New Roman"/>
        </w:rPr>
      </w:pPr>
      <w:bookmarkStart w:id="255" w:name="_Toc57079213"/>
      <w:bookmarkStart w:id="256" w:name="_Toc480758575"/>
      <w:r w:rsidRPr="004C0BF2">
        <w:rPr>
          <w:rFonts w:ascii="Times New Roman" w:hAnsi="Times New Roman" w:cs="Times New Roman"/>
        </w:rPr>
        <w:t>Hardware and Software Requirements</w:t>
      </w:r>
      <w:bookmarkEnd w:id="255"/>
      <w:bookmarkEnd w:id="256"/>
    </w:p>
    <w:p w:rsidR="008B2544" w:rsidRDefault="008B2544" w:rsidP="008B2544">
      <w:pPr>
        <w:pStyle w:val="Heading3"/>
        <w:numPr>
          <w:ilvl w:val="2"/>
          <w:numId w:val="1"/>
        </w:numPr>
        <w:tabs>
          <w:tab w:val="clear" w:pos="1440"/>
          <w:tab w:val="num" w:pos="900"/>
        </w:tabs>
        <w:spacing w:before="0" w:after="120"/>
        <w:ind w:left="720"/>
        <w:rPr>
          <w:ins w:id="257" w:author="Hải Đức" w:date="2017-04-24T00:27:00Z"/>
          <w:rFonts w:ascii="Times New Roman" w:hAnsi="Times New Roman" w:cs="Times New Roman"/>
        </w:rPr>
      </w:pPr>
      <w:bookmarkStart w:id="258" w:name="_Toc480491569"/>
      <w:bookmarkStart w:id="259" w:name="_Toc480758576"/>
      <w:ins w:id="260" w:author="Hải Đức" w:date="2017-04-24T00:27:00Z">
        <w:r w:rsidRPr="008E0FCB">
          <w:rPr>
            <w:rFonts w:ascii="Times New Roman" w:hAnsi="Times New Roman" w:cs="Times New Roman"/>
          </w:rPr>
          <w:t>Minimum Requirements</w:t>
        </w:r>
        <w:bookmarkEnd w:id="258"/>
        <w:bookmarkEnd w:id="259"/>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261" w:author="Hải Đức" w:date="2017-04-24T00:27:00Z"/>
        </w:trPr>
        <w:tc>
          <w:tcPr>
            <w:tcW w:w="1809" w:type="dxa"/>
            <w:shd w:val="clear" w:color="auto" w:fill="auto"/>
          </w:tcPr>
          <w:p w:rsidR="008B2544" w:rsidRPr="007215FD" w:rsidRDefault="008B2544" w:rsidP="00EA2D07">
            <w:pPr>
              <w:rPr>
                <w:ins w:id="262" w:author="Hải Đức" w:date="2017-04-24T00:27:00Z"/>
                <w:lang w:val="vi-VN"/>
              </w:rPr>
            </w:pPr>
          </w:p>
        </w:tc>
        <w:tc>
          <w:tcPr>
            <w:tcW w:w="4573" w:type="dxa"/>
            <w:shd w:val="clear" w:color="auto" w:fill="auto"/>
          </w:tcPr>
          <w:p w:rsidR="008B2544" w:rsidRPr="007215FD" w:rsidRDefault="008B2544" w:rsidP="00EA2D07">
            <w:pPr>
              <w:jc w:val="center"/>
              <w:rPr>
                <w:ins w:id="263" w:author="Hải Đức" w:date="2017-04-24T00:27:00Z"/>
                <w:lang w:val="vi-VN"/>
              </w:rPr>
            </w:pPr>
            <w:ins w:id="264"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265" w:author="Hải Đức" w:date="2017-04-24T00:27:00Z"/>
                <w:lang w:val="vi-VN"/>
              </w:rPr>
            </w:pPr>
            <w:ins w:id="266" w:author="Hải Đức" w:date="2017-04-24T00:27:00Z">
              <w:r w:rsidRPr="007215FD">
                <w:rPr>
                  <w:lang w:val="vi-VN"/>
                </w:rPr>
                <w:t>Client</w:t>
              </w:r>
            </w:ins>
          </w:p>
        </w:tc>
      </w:tr>
      <w:tr w:rsidR="008B2544" w:rsidRPr="007215FD" w:rsidTr="00EA2D07">
        <w:trPr>
          <w:ins w:id="267" w:author="Hải Đức" w:date="2017-04-24T00:27:00Z"/>
        </w:trPr>
        <w:tc>
          <w:tcPr>
            <w:tcW w:w="1809" w:type="dxa"/>
            <w:shd w:val="clear" w:color="auto" w:fill="auto"/>
          </w:tcPr>
          <w:p w:rsidR="008B2544" w:rsidRPr="007215FD" w:rsidRDefault="008B2544" w:rsidP="00EA2D07">
            <w:pPr>
              <w:rPr>
                <w:ins w:id="268" w:author="Hải Đức" w:date="2017-04-24T00:27:00Z"/>
                <w:lang w:val="vi-VN"/>
              </w:rPr>
            </w:pPr>
            <w:ins w:id="269" w:author="Hải Đức" w:date="2017-04-24T00:27:00Z">
              <w:r w:rsidRPr="007215FD">
                <w:rPr>
                  <w:lang w:val="vi-VN"/>
                </w:rPr>
                <w:t>Hardware</w:t>
              </w:r>
            </w:ins>
          </w:p>
        </w:tc>
        <w:tc>
          <w:tcPr>
            <w:tcW w:w="4573" w:type="dxa"/>
            <w:shd w:val="clear" w:color="auto" w:fill="auto"/>
          </w:tcPr>
          <w:p w:rsidR="008B2544" w:rsidRDefault="008B2544" w:rsidP="00EA2D07">
            <w:pPr>
              <w:rPr>
                <w:ins w:id="270" w:author="Hải Đức" w:date="2017-04-24T00:27:00Z"/>
              </w:rPr>
            </w:pPr>
            <w:ins w:id="271" w:author="Hải Đức" w:date="2017-04-24T00:27:00Z">
              <w:r>
                <w:t xml:space="preserve">* Ram 64 Mb </w:t>
              </w:r>
            </w:ins>
          </w:p>
          <w:p w:rsidR="008B2544" w:rsidRDefault="008B2544" w:rsidP="00EA2D07">
            <w:pPr>
              <w:rPr>
                <w:ins w:id="272" w:author="Hải Đức" w:date="2017-04-24T00:27:00Z"/>
              </w:rPr>
            </w:pPr>
            <w:ins w:id="273" w:author="Hải Đức" w:date="2017-04-24T00:27:00Z">
              <w:r>
                <w:t xml:space="preserve">* CPU 800 MHZ </w:t>
              </w:r>
            </w:ins>
          </w:p>
          <w:p w:rsidR="008B2544" w:rsidRPr="007215FD" w:rsidRDefault="008B2544" w:rsidP="00EA2D07">
            <w:pPr>
              <w:rPr>
                <w:ins w:id="274" w:author="Hải Đức" w:date="2017-04-24T00:27:00Z"/>
                <w:lang w:val="vi-VN"/>
              </w:rPr>
            </w:pPr>
            <w:ins w:id="275" w:author="Hải Đức" w:date="2017-04-24T00:27:00Z">
              <w:r>
                <w:t>* Connect Internet or LAN</w:t>
              </w:r>
            </w:ins>
          </w:p>
        </w:tc>
        <w:tc>
          <w:tcPr>
            <w:tcW w:w="3191" w:type="dxa"/>
            <w:shd w:val="clear" w:color="auto" w:fill="auto"/>
          </w:tcPr>
          <w:p w:rsidR="008B2544" w:rsidRDefault="008B2544" w:rsidP="00EA2D07">
            <w:pPr>
              <w:rPr>
                <w:ins w:id="276" w:author="Hải Đức" w:date="2017-04-24T00:27:00Z"/>
              </w:rPr>
            </w:pPr>
            <w:ins w:id="277" w:author="Hải Đức" w:date="2017-04-24T00:27:00Z">
              <w:r>
                <w:t xml:space="preserve">* Ram 64 Mb </w:t>
              </w:r>
            </w:ins>
          </w:p>
          <w:p w:rsidR="008B2544" w:rsidRDefault="008B2544" w:rsidP="00EA2D07">
            <w:pPr>
              <w:rPr>
                <w:ins w:id="278" w:author="Hải Đức" w:date="2017-04-24T00:27:00Z"/>
              </w:rPr>
            </w:pPr>
            <w:ins w:id="279" w:author="Hải Đức" w:date="2017-04-24T00:27:00Z">
              <w:r>
                <w:t xml:space="preserve">* CPU 266 MHZ </w:t>
              </w:r>
            </w:ins>
          </w:p>
          <w:p w:rsidR="008B2544" w:rsidRPr="007215FD" w:rsidRDefault="008B2544" w:rsidP="00EA2D07">
            <w:pPr>
              <w:rPr>
                <w:ins w:id="280" w:author="Hải Đức" w:date="2017-04-24T00:27:00Z"/>
                <w:lang w:val="vi-VN"/>
              </w:rPr>
            </w:pPr>
            <w:ins w:id="281" w:author="Hải Đức" w:date="2017-04-24T00:27:00Z">
              <w:r>
                <w:t>* Connnet Internet or LAN</w:t>
              </w:r>
            </w:ins>
          </w:p>
        </w:tc>
      </w:tr>
      <w:tr w:rsidR="008B2544" w:rsidRPr="007215FD" w:rsidTr="00EA2D07">
        <w:trPr>
          <w:ins w:id="282" w:author="Hải Đức" w:date="2017-04-24T00:27:00Z"/>
        </w:trPr>
        <w:tc>
          <w:tcPr>
            <w:tcW w:w="1809" w:type="dxa"/>
            <w:shd w:val="clear" w:color="auto" w:fill="auto"/>
          </w:tcPr>
          <w:p w:rsidR="008B2544" w:rsidRPr="007215FD" w:rsidRDefault="008B2544" w:rsidP="00EA2D07">
            <w:pPr>
              <w:rPr>
                <w:ins w:id="283" w:author="Hải Đức" w:date="2017-04-24T00:27:00Z"/>
                <w:lang w:val="vi-VN"/>
              </w:rPr>
            </w:pPr>
            <w:ins w:id="284" w:author="Hải Đức" w:date="2017-04-24T00:27:00Z">
              <w:r w:rsidRPr="007215FD">
                <w:rPr>
                  <w:lang w:val="vi-VN"/>
                </w:rPr>
                <w:t>Software</w:t>
              </w:r>
            </w:ins>
          </w:p>
        </w:tc>
        <w:tc>
          <w:tcPr>
            <w:tcW w:w="4573" w:type="dxa"/>
            <w:shd w:val="clear" w:color="auto" w:fill="auto"/>
          </w:tcPr>
          <w:p w:rsidR="008B2544" w:rsidRPr="007215FD" w:rsidRDefault="008B2544" w:rsidP="00EA2D07">
            <w:pPr>
              <w:rPr>
                <w:ins w:id="285" w:author="Hải Đức" w:date="2017-04-24T00:27:00Z"/>
                <w:lang w:val="vi-VN"/>
              </w:rPr>
            </w:pPr>
            <w:ins w:id="286" w:author="Hải Đức" w:date="2017-04-24T00:27:00Z">
              <w:r>
                <w:t>* App server</w:t>
              </w:r>
            </w:ins>
          </w:p>
        </w:tc>
        <w:tc>
          <w:tcPr>
            <w:tcW w:w="3191" w:type="dxa"/>
            <w:shd w:val="clear" w:color="auto" w:fill="auto"/>
          </w:tcPr>
          <w:p w:rsidR="008B2544" w:rsidRDefault="008B2544" w:rsidP="00EA2D07">
            <w:pPr>
              <w:rPr>
                <w:ins w:id="287" w:author="Hải Đức" w:date="2017-04-24T00:27:00Z"/>
              </w:rPr>
            </w:pPr>
            <w:ins w:id="288" w:author="Hải Đức" w:date="2017-04-24T00:27:00Z">
              <w:r>
                <w:t>* Windown XP</w:t>
              </w:r>
            </w:ins>
          </w:p>
          <w:p w:rsidR="008B2544" w:rsidRPr="007215FD" w:rsidRDefault="008B2544" w:rsidP="00EA2D07">
            <w:pPr>
              <w:rPr>
                <w:ins w:id="289" w:author="Hải Đức" w:date="2017-04-24T00:27:00Z"/>
                <w:lang w:val="vi-VN"/>
              </w:rPr>
            </w:pPr>
            <w:ins w:id="290" w:author="Hải Đức" w:date="2017-04-24T00:27:00Z">
              <w:r>
                <w:t>* IE 4.0 hoặc firefox 1.0</w:t>
              </w:r>
            </w:ins>
          </w:p>
        </w:tc>
      </w:tr>
    </w:tbl>
    <w:p w:rsidR="008B2544" w:rsidRPr="003F6AAD" w:rsidRDefault="008B2544" w:rsidP="008B2544">
      <w:pPr>
        <w:rPr>
          <w:ins w:id="291" w:author="Hải Đức" w:date="2017-04-24T00:27:00Z"/>
          <w:lang w:val="vi-VN"/>
        </w:rPr>
      </w:pPr>
    </w:p>
    <w:p w:rsidR="008B2544" w:rsidRPr="003F6AAD" w:rsidRDefault="008B2544" w:rsidP="008B2544">
      <w:pPr>
        <w:rPr>
          <w:ins w:id="292" w:author="Hải Đức" w:date="2017-04-24T00:27:00Z"/>
        </w:rPr>
      </w:pPr>
    </w:p>
    <w:p w:rsidR="008B2544" w:rsidRDefault="008B2544" w:rsidP="008B2544">
      <w:pPr>
        <w:pStyle w:val="Heading3"/>
        <w:numPr>
          <w:ilvl w:val="2"/>
          <w:numId w:val="1"/>
        </w:numPr>
        <w:tabs>
          <w:tab w:val="clear" w:pos="1440"/>
          <w:tab w:val="num" w:pos="900"/>
        </w:tabs>
        <w:spacing w:before="0" w:after="120"/>
        <w:ind w:left="720"/>
        <w:rPr>
          <w:ins w:id="293" w:author="Hải Đức" w:date="2017-04-24T00:27:00Z"/>
          <w:rFonts w:ascii="Times New Roman" w:hAnsi="Times New Roman" w:cs="Times New Roman"/>
        </w:rPr>
      </w:pPr>
      <w:bookmarkStart w:id="294" w:name="_Toc480491570"/>
      <w:bookmarkStart w:id="295" w:name="_Toc480758577"/>
      <w:ins w:id="296" w:author="Hải Đức" w:date="2017-04-24T00:27:00Z">
        <w:r w:rsidRPr="008E0FCB">
          <w:rPr>
            <w:rFonts w:ascii="Times New Roman" w:hAnsi="Times New Roman" w:cs="Times New Roman"/>
          </w:rPr>
          <w:t>Recommended Requirements</w:t>
        </w:r>
        <w:bookmarkEnd w:id="294"/>
        <w:bookmarkEnd w:id="295"/>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297" w:author="Hải Đức" w:date="2017-04-24T00:27:00Z"/>
        </w:trPr>
        <w:tc>
          <w:tcPr>
            <w:tcW w:w="1809" w:type="dxa"/>
            <w:shd w:val="clear" w:color="auto" w:fill="auto"/>
          </w:tcPr>
          <w:p w:rsidR="008B2544" w:rsidRPr="007215FD" w:rsidRDefault="008B2544">
            <w:pPr>
              <w:ind w:left="360"/>
              <w:rPr>
                <w:ins w:id="298" w:author="Hải Đức" w:date="2017-04-24T00:27:00Z"/>
                <w:lang w:val="vi-VN"/>
              </w:rPr>
              <w:pPrChange w:id="299" w:author="Hải Đức" w:date="2017-04-24T00:28:00Z">
                <w:pPr>
                  <w:numPr>
                    <w:numId w:val="1"/>
                  </w:numPr>
                  <w:tabs>
                    <w:tab w:val="num" w:pos="360"/>
                  </w:tabs>
                  <w:ind w:left="360" w:hanging="360"/>
                </w:pPr>
              </w:pPrChange>
            </w:pPr>
          </w:p>
        </w:tc>
        <w:tc>
          <w:tcPr>
            <w:tcW w:w="4573" w:type="dxa"/>
            <w:shd w:val="clear" w:color="auto" w:fill="auto"/>
          </w:tcPr>
          <w:p w:rsidR="008B2544" w:rsidRPr="007215FD" w:rsidRDefault="008B2544" w:rsidP="00EA2D07">
            <w:pPr>
              <w:jc w:val="center"/>
              <w:rPr>
                <w:ins w:id="300" w:author="Hải Đức" w:date="2017-04-24T00:27:00Z"/>
                <w:lang w:val="vi-VN"/>
              </w:rPr>
            </w:pPr>
            <w:ins w:id="301"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302" w:author="Hải Đức" w:date="2017-04-24T00:27:00Z"/>
                <w:lang w:val="vi-VN"/>
              </w:rPr>
            </w:pPr>
            <w:ins w:id="303" w:author="Hải Đức" w:date="2017-04-24T00:27:00Z">
              <w:r w:rsidRPr="007215FD">
                <w:rPr>
                  <w:lang w:val="vi-VN"/>
                </w:rPr>
                <w:t>Client</w:t>
              </w:r>
            </w:ins>
          </w:p>
        </w:tc>
      </w:tr>
      <w:tr w:rsidR="008B2544" w:rsidRPr="007215FD" w:rsidTr="00EA2D07">
        <w:trPr>
          <w:ins w:id="304" w:author="Hải Đức" w:date="2017-04-24T00:27:00Z"/>
        </w:trPr>
        <w:tc>
          <w:tcPr>
            <w:tcW w:w="1809" w:type="dxa"/>
            <w:shd w:val="clear" w:color="auto" w:fill="auto"/>
          </w:tcPr>
          <w:p w:rsidR="008B2544" w:rsidRPr="007215FD" w:rsidRDefault="008B2544" w:rsidP="00EA2D07">
            <w:pPr>
              <w:rPr>
                <w:ins w:id="305" w:author="Hải Đức" w:date="2017-04-24T00:27:00Z"/>
                <w:lang w:val="vi-VN"/>
              </w:rPr>
            </w:pPr>
            <w:ins w:id="306" w:author="Hải Đức" w:date="2017-04-24T00:27:00Z">
              <w:r w:rsidRPr="007215FD">
                <w:rPr>
                  <w:lang w:val="vi-VN"/>
                </w:rPr>
                <w:t>Hardware</w:t>
              </w:r>
            </w:ins>
          </w:p>
        </w:tc>
        <w:tc>
          <w:tcPr>
            <w:tcW w:w="4573" w:type="dxa"/>
            <w:shd w:val="clear" w:color="auto" w:fill="auto"/>
          </w:tcPr>
          <w:p w:rsidR="008B2544" w:rsidRDefault="008B2544" w:rsidP="00EA2D07">
            <w:pPr>
              <w:rPr>
                <w:ins w:id="307" w:author="Hải Đức" w:date="2017-04-24T00:27:00Z"/>
              </w:rPr>
            </w:pPr>
            <w:ins w:id="308" w:author="Hải Đức" w:date="2017-04-24T00:27:00Z">
              <w:r>
                <w:t xml:space="preserve">* Ram 256 Mb </w:t>
              </w:r>
            </w:ins>
          </w:p>
          <w:p w:rsidR="008B2544" w:rsidRDefault="008B2544" w:rsidP="00EA2D07">
            <w:pPr>
              <w:rPr>
                <w:ins w:id="309" w:author="Hải Đức" w:date="2017-04-24T00:27:00Z"/>
              </w:rPr>
            </w:pPr>
            <w:ins w:id="310" w:author="Hải Đức" w:date="2017-04-24T00:27:00Z">
              <w:r>
                <w:t xml:space="preserve">* CPU Celeron 1.8 </w:t>
              </w:r>
            </w:ins>
          </w:p>
          <w:p w:rsidR="008B2544" w:rsidRPr="007215FD" w:rsidRDefault="008B2544" w:rsidP="00EA2D07">
            <w:pPr>
              <w:rPr>
                <w:ins w:id="311" w:author="Hải Đức" w:date="2017-04-24T00:27:00Z"/>
                <w:lang w:val="vi-VN"/>
              </w:rPr>
            </w:pPr>
            <w:ins w:id="312" w:author="Hải Đức" w:date="2017-04-24T00:27:00Z">
              <w:r>
                <w:t>* Connect Internet or LAN</w:t>
              </w:r>
            </w:ins>
          </w:p>
        </w:tc>
        <w:tc>
          <w:tcPr>
            <w:tcW w:w="3191" w:type="dxa"/>
            <w:shd w:val="clear" w:color="auto" w:fill="auto"/>
          </w:tcPr>
          <w:p w:rsidR="008B2544" w:rsidRDefault="008B2544" w:rsidP="00EA2D07">
            <w:pPr>
              <w:rPr>
                <w:ins w:id="313" w:author="Hải Đức" w:date="2017-04-24T00:27:00Z"/>
              </w:rPr>
            </w:pPr>
            <w:ins w:id="314" w:author="Hải Đức" w:date="2017-04-24T00:27:00Z">
              <w:r>
                <w:t xml:space="preserve">* Ram 128 Mb </w:t>
              </w:r>
            </w:ins>
          </w:p>
          <w:p w:rsidR="008B2544" w:rsidRDefault="008B2544" w:rsidP="00EA2D07">
            <w:pPr>
              <w:rPr>
                <w:ins w:id="315" w:author="Hải Đức" w:date="2017-04-24T00:27:00Z"/>
              </w:rPr>
            </w:pPr>
            <w:ins w:id="316" w:author="Hải Đức" w:date="2017-04-24T00:27:00Z">
              <w:r>
                <w:t xml:space="preserve">* CPU 800 MHz </w:t>
              </w:r>
            </w:ins>
          </w:p>
          <w:p w:rsidR="008B2544" w:rsidRPr="007215FD" w:rsidRDefault="008B2544" w:rsidP="00EA2D07">
            <w:pPr>
              <w:rPr>
                <w:ins w:id="317" w:author="Hải Đức" w:date="2017-04-24T00:27:00Z"/>
                <w:lang w:val="vi-VN"/>
              </w:rPr>
            </w:pPr>
            <w:ins w:id="318" w:author="Hải Đức" w:date="2017-04-24T00:27:00Z">
              <w:r>
                <w:t>*Connect Internet or LAN</w:t>
              </w:r>
            </w:ins>
          </w:p>
        </w:tc>
      </w:tr>
      <w:tr w:rsidR="008B2544" w:rsidRPr="007215FD" w:rsidTr="00EA2D07">
        <w:trPr>
          <w:ins w:id="319" w:author="Hải Đức" w:date="2017-04-24T00:27:00Z"/>
        </w:trPr>
        <w:tc>
          <w:tcPr>
            <w:tcW w:w="1809" w:type="dxa"/>
            <w:shd w:val="clear" w:color="auto" w:fill="auto"/>
          </w:tcPr>
          <w:p w:rsidR="008B2544" w:rsidRPr="007215FD" w:rsidRDefault="008B2544" w:rsidP="00EA2D07">
            <w:pPr>
              <w:rPr>
                <w:ins w:id="320" w:author="Hải Đức" w:date="2017-04-24T00:27:00Z"/>
                <w:lang w:val="vi-VN"/>
              </w:rPr>
            </w:pPr>
            <w:ins w:id="321" w:author="Hải Đức" w:date="2017-04-24T00:27:00Z">
              <w:r w:rsidRPr="007215FD">
                <w:rPr>
                  <w:lang w:val="vi-VN"/>
                </w:rPr>
                <w:t>Software</w:t>
              </w:r>
            </w:ins>
          </w:p>
        </w:tc>
        <w:tc>
          <w:tcPr>
            <w:tcW w:w="4573" w:type="dxa"/>
            <w:shd w:val="clear" w:color="auto" w:fill="auto"/>
          </w:tcPr>
          <w:p w:rsidR="008B2544" w:rsidRPr="007215FD" w:rsidRDefault="008B2544" w:rsidP="00EA2D07">
            <w:pPr>
              <w:rPr>
                <w:ins w:id="322" w:author="Hải Đức" w:date="2017-04-24T00:27:00Z"/>
                <w:lang w:val="vi-VN"/>
              </w:rPr>
            </w:pPr>
            <w:ins w:id="323" w:author="Hải Đức" w:date="2017-04-24T00:27:00Z">
              <w:r>
                <w:t>* App server</w:t>
              </w:r>
            </w:ins>
          </w:p>
        </w:tc>
        <w:tc>
          <w:tcPr>
            <w:tcW w:w="3191" w:type="dxa"/>
            <w:shd w:val="clear" w:color="auto" w:fill="auto"/>
          </w:tcPr>
          <w:p w:rsidR="008B2544" w:rsidRDefault="008B2544" w:rsidP="00EA2D07">
            <w:pPr>
              <w:rPr>
                <w:ins w:id="324" w:author="Hải Đức" w:date="2017-04-24T00:27:00Z"/>
              </w:rPr>
            </w:pPr>
            <w:ins w:id="325" w:author="Hải Đức" w:date="2017-04-24T00:27:00Z">
              <w:r>
                <w:t xml:space="preserve">* Windown XP </w:t>
              </w:r>
            </w:ins>
          </w:p>
          <w:p w:rsidR="008B2544" w:rsidRPr="007215FD" w:rsidRDefault="008B2544" w:rsidP="00EA2D07">
            <w:pPr>
              <w:spacing w:before="120"/>
              <w:jc w:val="both"/>
              <w:rPr>
                <w:ins w:id="326" w:author="Hải Đức" w:date="2017-04-24T00:27:00Z"/>
                <w:lang w:val="vi-VN"/>
              </w:rPr>
            </w:pPr>
            <w:ins w:id="327" w:author="Hải Đức" w:date="2017-04-24T00:27:00Z">
              <w:r>
                <w:t xml:space="preserve">* </w:t>
              </w:r>
              <w:r w:rsidRPr="007215FD">
                <w:rPr>
                  <w:lang w:val="vi-VN"/>
                </w:rPr>
                <w:t>IE 9 trở lên, FireFox và Chrome các bản mới nhất</w:t>
              </w:r>
            </w:ins>
          </w:p>
          <w:p w:rsidR="008B2544" w:rsidRPr="007215FD" w:rsidRDefault="008B2544" w:rsidP="00EA2D07">
            <w:pPr>
              <w:rPr>
                <w:ins w:id="328" w:author="Hải Đức" w:date="2017-04-24T00:27:00Z"/>
                <w:lang w:val="vi-VN"/>
              </w:rPr>
            </w:pPr>
          </w:p>
        </w:tc>
      </w:tr>
    </w:tbl>
    <w:p w:rsidR="008B2544" w:rsidRPr="003F6AAD" w:rsidRDefault="008B2544" w:rsidP="008B2544">
      <w:pPr>
        <w:rPr>
          <w:ins w:id="329" w:author="Hải Đức" w:date="2017-04-24T00:27:00Z"/>
          <w:lang w:val="vi-VN"/>
        </w:rPr>
      </w:pPr>
    </w:p>
    <w:p w:rsidR="008B2544" w:rsidRDefault="008B2544" w:rsidP="008B2544">
      <w:pPr>
        <w:rPr>
          <w:ins w:id="330" w:author="Hải Đức" w:date="2017-04-24T00:27:00Z"/>
        </w:rPr>
      </w:pPr>
      <w:ins w:id="331" w:author="Hải Đức" w:date="2017-04-24T00:27:00Z">
        <w:r>
          <w:br w:type="page"/>
        </w:r>
      </w:ins>
    </w:p>
    <w:p w:rsidR="008B2544" w:rsidRPr="00A06266" w:rsidRDefault="008B2544">
      <w:pPr>
        <w:rPr>
          <w:ins w:id="332" w:author="Hải Đức" w:date="2017-04-24T00:24:00Z"/>
        </w:rPr>
        <w:pPrChange w:id="333" w:author="Hải Đức" w:date="2017-04-24T00:27:00Z">
          <w:pPr>
            <w:pStyle w:val="Heading2"/>
            <w:numPr>
              <w:ilvl w:val="1"/>
              <w:numId w:val="1"/>
            </w:numPr>
            <w:tabs>
              <w:tab w:val="num" w:pos="720"/>
            </w:tabs>
            <w:spacing w:before="0" w:after="120"/>
          </w:pPr>
        </w:pPrChange>
      </w:pPr>
    </w:p>
    <w:p w:rsidR="008B2544" w:rsidRPr="008B2544" w:rsidDel="008B2544" w:rsidRDefault="008B2544">
      <w:pPr>
        <w:rPr>
          <w:del w:id="334" w:author="Hải Đức" w:date="2017-04-24T00:27:00Z"/>
          <w:rPrChange w:id="335" w:author="Hải Đức" w:date="2017-04-24T00:26:00Z">
            <w:rPr>
              <w:del w:id="336" w:author="Hải Đức" w:date="2017-04-24T00:27:00Z"/>
              <w:rFonts w:ascii="Times New Roman" w:hAnsi="Times New Roman" w:cs="Times New Roman"/>
            </w:rPr>
          </w:rPrChange>
        </w:rPr>
        <w:pPrChange w:id="337" w:author="Hải Đức" w:date="2017-04-24T00:28:00Z">
          <w:pPr>
            <w:pStyle w:val="Heading2"/>
            <w:numPr>
              <w:ilvl w:val="1"/>
              <w:numId w:val="1"/>
            </w:numPr>
            <w:tabs>
              <w:tab w:val="num" w:pos="720"/>
            </w:tabs>
            <w:spacing w:before="0" w:after="120"/>
          </w:pPr>
        </w:pPrChange>
      </w:pPr>
      <w:bookmarkStart w:id="338" w:name="_Toc480758505"/>
      <w:bookmarkStart w:id="339" w:name="_Toc480758578"/>
      <w:bookmarkEnd w:id="338"/>
      <w:bookmarkEnd w:id="339"/>
    </w:p>
    <w:p w:rsidR="00243F44" w:rsidDel="0005752D" w:rsidRDefault="00243F44">
      <w:pPr>
        <w:spacing w:before="240" w:after="60"/>
        <w:rPr>
          <w:del w:id="340" w:author="Hải Đức" w:date="2017-04-23T23:22:00Z"/>
        </w:rPr>
        <w:pPrChange w:id="341" w:author="Hải Đức" w:date="2017-04-24T00:26:00Z">
          <w:pPr>
            <w:pStyle w:val="Heading3"/>
            <w:numPr>
              <w:ilvl w:val="2"/>
              <w:numId w:val="1"/>
            </w:numPr>
            <w:tabs>
              <w:tab w:val="num" w:pos="900"/>
              <w:tab w:val="num" w:pos="1440"/>
            </w:tabs>
            <w:spacing w:before="0" w:after="120"/>
            <w:ind w:left="720" w:hanging="504"/>
          </w:pPr>
        </w:pPrChange>
      </w:pPr>
      <w:del w:id="342" w:author="Hải Đức" w:date="2017-04-24T00:24:00Z">
        <w:r w:rsidRPr="00243F44" w:rsidDel="008B2544">
          <w:delText>Minimum Requirements</w:delText>
        </w:r>
      </w:del>
      <w:bookmarkStart w:id="343" w:name="_Toc480758506"/>
      <w:bookmarkStart w:id="344" w:name="_Toc480758579"/>
      <w:bookmarkEnd w:id="343"/>
      <w:bookmarkEnd w:id="344"/>
    </w:p>
    <w:p w:rsidR="003B6601" w:rsidRPr="00887656" w:rsidDel="008B2544" w:rsidRDefault="00887656">
      <w:pPr>
        <w:spacing w:after="120"/>
        <w:rPr>
          <w:del w:id="345" w:author="Hải Đức" w:date="2017-04-24T00:26:00Z"/>
        </w:rPr>
      </w:pPr>
      <w:del w:id="346" w:author="Hải Đức" w:date="2017-04-23T23:22:00Z">
        <w:r w:rsidDel="0005752D">
          <w:delText>&lt;Ch</w:delText>
        </w:r>
        <w:r w:rsidRPr="00887656" w:rsidDel="0005752D">
          <w:delText>ỉ</w:delText>
        </w:r>
        <w:r w:rsidDel="0005752D">
          <w:delText xml:space="preserve"> ra y</w:delText>
        </w:r>
        <w:r w:rsidRPr="00887656" w:rsidDel="0005752D">
          <w:delText>ê</w:delText>
        </w:r>
        <w:r w:rsidDel="0005752D">
          <w:delText>u cầu t</w:delText>
        </w:r>
        <w:r w:rsidRPr="00887656" w:rsidDel="0005752D">
          <w:delText>ối</w:delText>
        </w:r>
        <w:r w:rsidDel="0005752D">
          <w:delText xml:space="preserve"> thi</w:delText>
        </w:r>
        <w:r w:rsidRPr="00887656" w:rsidDel="0005752D">
          <w:delText>ểu</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w:delText>
        </w:r>
        <w:r w:rsidRPr="00887656" w:rsidDel="0005752D">
          <w:delText>được</w:delText>
        </w:r>
        <w:r w:rsidDel="0005752D">
          <w:delText>&gt;</w:delText>
        </w:r>
      </w:del>
      <w:bookmarkStart w:id="347" w:name="_Toc480758507"/>
      <w:bookmarkStart w:id="348" w:name="_Toc480758580"/>
      <w:bookmarkEnd w:id="347"/>
      <w:bookmarkEnd w:id="348"/>
    </w:p>
    <w:p w:rsidR="00243F44" w:rsidRPr="00243F44" w:rsidDel="0005752D" w:rsidRDefault="00243F44">
      <w:pPr>
        <w:pStyle w:val="Heading3"/>
        <w:spacing w:before="0" w:after="120"/>
        <w:rPr>
          <w:del w:id="349" w:author="Hải Đức" w:date="2017-04-23T23:22:00Z"/>
          <w:rFonts w:ascii="Times New Roman" w:hAnsi="Times New Roman" w:cs="Times New Roman"/>
        </w:rPr>
        <w:pPrChange w:id="350" w:author="Hải Đức" w:date="2017-04-24T00:26:00Z">
          <w:pPr>
            <w:pStyle w:val="Heading3"/>
            <w:numPr>
              <w:ilvl w:val="2"/>
              <w:numId w:val="1"/>
            </w:numPr>
            <w:tabs>
              <w:tab w:val="num" w:pos="900"/>
              <w:tab w:val="num" w:pos="1440"/>
            </w:tabs>
            <w:spacing w:before="0" w:after="120"/>
            <w:ind w:left="720" w:hanging="504"/>
          </w:pPr>
        </w:pPrChange>
      </w:pPr>
      <w:del w:id="351" w:author="Hải Đức" w:date="2017-04-24T00:26:00Z">
        <w:r w:rsidRPr="00243F44" w:rsidDel="008B2544">
          <w:rPr>
            <w:rFonts w:ascii="Times New Roman" w:hAnsi="Times New Roman" w:cs="Times New Roman"/>
          </w:rPr>
          <w:delText>Recommended Requirements</w:delText>
        </w:r>
      </w:del>
      <w:bookmarkStart w:id="352" w:name="_Toc480758508"/>
      <w:bookmarkStart w:id="353" w:name="_Toc480758581"/>
      <w:bookmarkEnd w:id="352"/>
      <w:bookmarkEnd w:id="353"/>
    </w:p>
    <w:p w:rsidR="0005752D" w:rsidRPr="004C0BF2" w:rsidDel="008B2544" w:rsidRDefault="00887656" w:rsidP="00887656">
      <w:pPr>
        <w:spacing w:after="120"/>
        <w:rPr>
          <w:del w:id="354" w:author="Hải Đức" w:date="2017-04-24T00:27:00Z"/>
        </w:rPr>
      </w:pPr>
      <w:del w:id="355" w:author="Hải Đức" w:date="2017-04-23T23:22:00Z">
        <w:r w:rsidDel="0005752D">
          <w:delText>&lt;Ch</w:delText>
        </w:r>
        <w:r w:rsidRPr="00887656" w:rsidDel="0005752D">
          <w:delText>ỉ</w:delText>
        </w:r>
        <w:r w:rsidDel="0005752D">
          <w:delText xml:space="preserve"> ra c</w:delText>
        </w:r>
        <w:r w:rsidRPr="00887656" w:rsidDel="0005752D">
          <w:delText>ấu</w:delText>
        </w:r>
        <w:r w:rsidDel="0005752D">
          <w:delText xml:space="preserve"> h</w:delText>
        </w:r>
        <w:r w:rsidRPr="00887656" w:rsidDel="0005752D">
          <w:delText>ình</w:delText>
        </w:r>
        <w:r w:rsidDel="0005752D">
          <w:delText xml:space="preserve"> th</w:delText>
        </w:r>
        <w:r w:rsidRPr="00887656" w:rsidDel="0005752D">
          <w:delText>ích</w:delText>
        </w:r>
        <w:r w:rsidDel="0005752D">
          <w:delText xml:space="preserve"> h</w:delText>
        </w:r>
        <w:r w:rsidRPr="00887656" w:rsidDel="0005752D">
          <w:delText>ợp</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t</w:delText>
        </w:r>
        <w:r w:rsidRPr="00887656" w:rsidDel="0005752D">
          <w:delText>ốt</w:delText>
        </w:r>
        <w:r w:rsidDel="0005752D">
          <w:delText>&gt;</w:delText>
        </w:r>
      </w:del>
      <w:bookmarkStart w:id="356" w:name="_Toc480758509"/>
      <w:bookmarkStart w:id="357" w:name="_Toc480758582"/>
      <w:bookmarkEnd w:id="356"/>
      <w:bookmarkEnd w:id="357"/>
    </w:p>
    <w:p w:rsidR="00D25FE0" w:rsidRPr="00243F44" w:rsidRDefault="00243F44" w:rsidP="00887656">
      <w:pPr>
        <w:pStyle w:val="Heading1"/>
        <w:numPr>
          <w:ilvl w:val="0"/>
          <w:numId w:val="1"/>
        </w:numPr>
        <w:spacing w:after="120" w:line="288" w:lineRule="auto"/>
        <w:jc w:val="center"/>
        <w:rPr>
          <w:bCs w:val="0"/>
          <w:sz w:val="32"/>
          <w:szCs w:val="32"/>
        </w:rPr>
      </w:pPr>
      <w:bookmarkStart w:id="358" w:name="_Toc57079214"/>
      <w:del w:id="359" w:author="Hải Đức" w:date="2017-04-24T00:27:00Z">
        <w:r w:rsidDel="008B2544">
          <w:rPr>
            <w:bCs w:val="0"/>
            <w:sz w:val="32"/>
            <w:szCs w:val="32"/>
          </w:rPr>
          <w:br w:type="page"/>
        </w:r>
      </w:del>
      <w:bookmarkStart w:id="360" w:name="_Toc480758583"/>
      <w:r w:rsidR="00D25FE0" w:rsidRPr="00243F44">
        <w:rPr>
          <w:bCs w:val="0"/>
          <w:sz w:val="32"/>
          <w:szCs w:val="32"/>
        </w:rPr>
        <w:t>Customer Requirements Specification</w:t>
      </w:r>
      <w:bookmarkEnd w:id="358"/>
      <w:bookmarkEnd w:id="360"/>
    </w:p>
    <w:p w:rsidR="00D25FE0" w:rsidRDefault="00D25FE0" w:rsidP="00887656">
      <w:pPr>
        <w:pStyle w:val="Heading2"/>
        <w:numPr>
          <w:ilvl w:val="1"/>
          <w:numId w:val="1"/>
        </w:numPr>
        <w:spacing w:before="0" w:after="120"/>
        <w:rPr>
          <w:rFonts w:ascii="Times New Roman" w:hAnsi="Times New Roman" w:cs="Times New Roman"/>
        </w:rPr>
      </w:pPr>
      <w:bookmarkStart w:id="361" w:name="_Toc57079215"/>
      <w:bookmarkStart w:id="362" w:name="_Toc480758584"/>
      <w:r w:rsidRPr="004C0BF2">
        <w:rPr>
          <w:rFonts w:ascii="Times New Roman" w:hAnsi="Times New Roman" w:cs="Times New Roman"/>
        </w:rPr>
        <w:t>Users of the System</w:t>
      </w:r>
      <w:bookmarkEnd w:id="361"/>
      <w:bookmarkEnd w:id="362"/>
    </w:p>
    <w:p w:rsidR="00887656" w:rsidDel="00221CB8" w:rsidRDefault="00887656" w:rsidP="00887656">
      <w:pPr>
        <w:spacing w:after="120"/>
        <w:rPr>
          <w:del w:id="363" w:author="Hải Đức" w:date="2017-04-24T00:29:00Z"/>
        </w:rPr>
      </w:pPr>
      <w:del w:id="364" w:author="Hải Đức" w:date="2017-04-24T00:29:00Z">
        <w:r w:rsidDel="00221CB8">
          <w:delText>&lt;Ch</w:delText>
        </w:r>
        <w:r w:rsidRPr="00887656" w:rsidDel="00221CB8">
          <w:delText>ỉ</w:delText>
        </w:r>
        <w:r w:rsidDel="00221CB8">
          <w:delText xml:space="preserve"> ra nh</w:delText>
        </w:r>
        <w:r w:rsidRPr="00887656" w:rsidDel="00221CB8">
          <w:delText>ữ</w:delText>
        </w:r>
        <w:r w:rsidDel="00221CB8">
          <w:delText>ng lo</w:delText>
        </w:r>
        <w:r w:rsidRPr="00887656" w:rsidDel="00221CB8">
          <w:delText>ại</w:delText>
        </w:r>
        <w:r w:rsidDel="00221CB8">
          <w:delText xml:space="preserve"> </w:delText>
        </w:r>
        <w:r w:rsidRPr="00887656" w:rsidDel="00221CB8">
          <w:delText>đối</w:delText>
        </w:r>
        <w:r w:rsidDel="00221CB8">
          <w:delText xml:space="preserve"> t</w:delText>
        </w:r>
        <w:r w:rsidRPr="00887656" w:rsidDel="00221CB8">
          <w:delText>ượng</w:delText>
        </w:r>
        <w:r w:rsidDel="00221CB8">
          <w:delText xml:space="preserve"> s</w:delText>
        </w:r>
        <w:r w:rsidRPr="00887656" w:rsidDel="00221CB8">
          <w:delText>ử</w:delText>
        </w:r>
        <w:r w:rsidDel="00221CB8">
          <w:delText xml:space="preserve"> d</w:delText>
        </w:r>
        <w:r w:rsidRPr="00887656" w:rsidDel="00221CB8">
          <w:delText>ụng</w:delText>
        </w:r>
        <w:r w:rsidDel="00221CB8">
          <w:delText xml:space="preserve"> h</w:delText>
        </w:r>
        <w:r w:rsidRPr="00887656" w:rsidDel="00221CB8">
          <w:delText>ệ</w:delText>
        </w:r>
        <w:r w:rsidDel="00221CB8">
          <w:delText xml:space="preserve"> th</w:delText>
        </w:r>
        <w:r w:rsidRPr="00887656" w:rsidDel="00221CB8">
          <w:delText>ống</w:delText>
        </w:r>
        <w:r w:rsidDel="00221CB8">
          <w:delText>&gt;</w:delText>
        </w:r>
      </w:del>
    </w:p>
    <w:p w:rsidR="007C0D6E" w:rsidRDefault="007C0D6E">
      <w:pPr>
        <w:spacing w:after="120" w:line="312" w:lineRule="auto"/>
        <w:pPrChange w:id="365" w:author="Hải Đức" w:date="2017-04-24T12:35:00Z">
          <w:pPr>
            <w:spacing w:after="120"/>
          </w:pPr>
        </w:pPrChange>
      </w:pPr>
      <w:r>
        <w:t>Khách vãng lai (Guest) có thể làm được gì?</w:t>
      </w:r>
      <w:r w:rsidR="009758C1">
        <w:t xml:space="preserve"> Xem thông tin, tìm kiếm, so sánh, đăng ký,</w:t>
      </w:r>
      <w:r w:rsidR="00EE3293">
        <w:t xml:space="preserve"> chọn hàng</w:t>
      </w:r>
    </w:p>
    <w:p w:rsidR="007C0D6E" w:rsidRDefault="007C0D6E">
      <w:pPr>
        <w:spacing w:after="120" w:line="312" w:lineRule="auto"/>
        <w:pPrChange w:id="366" w:author="Hải Đức" w:date="2017-04-24T12:35:00Z">
          <w:pPr>
            <w:spacing w:after="120"/>
          </w:pPr>
        </w:pPrChange>
      </w:pPr>
      <w:r>
        <w:t>Thành viên (Member) có thể làm được gì?</w:t>
      </w:r>
      <w:r w:rsidR="00EE3293">
        <w:t xml:space="preserve"> Đăng nhập, sửa thông tin cá nhân, đổi mật khẩu, mua hàng, gửi phản hồi, gửi bình luận</w:t>
      </w:r>
      <w:r w:rsidR="002E1BA0">
        <w:t>....</w:t>
      </w:r>
    </w:p>
    <w:p w:rsidR="007C0D6E" w:rsidRDefault="007C0D6E">
      <w:pPr>
        <w:spacing w:after="120" w:line="312" w:lineRule="auto"/>
        <w:rPr>
          <w:ins w:id="367" w:author="Hải Đức" w:date="2017-04-23T23:47:00Z"/>
        </w:rPr>
        <w:pPrChange w:id="368" w:author="Hải Đức" w:date="2017-04-24T12:35:00Z">
          <w:pPr>
            <w:spacing w:after="120"/>
          </w:pPr>
        </w:pPrChange>
      </w:pPr>
      <w:r>
        <w:t>Quản trị (Admin) có thể thực hiện được công việc gì?</w:t>
      </w:r>
      <w:r w:rsidR="002E1BA0">
        <w:t xml:space="preserve"> Q</w:t>
      </w:r>
      <w:r w:rsidR="001415EC">
        <w:t>uản lý thành viên, sản phẩm, hóa đơn, phản hồi, bình luận</w:t>
      </w:r>
      <w:r w:rsidR="00666067">
        <w:t xml:space="preserve"> (thêm, hiển thị, sửa, xóa), các báo cáo </w:t>
      </w:r>
    </w:p>
    <w:p w:rsidR="000D42B9" w:rsidRDefault="000D42B9" w:rsidP="000D42B9">
      <w:pPr>
        <w:ind w:firstLine="720"/>
        <w:rPr>
          <w:ins w:id="369" w:author="Hải Đức" w:date="2017-04-23T23:47:00Z"/>
        </w:rPr>
      </w:pPr>
      <w:ins w:id="370" w:author="Hải Đức" w:date="2017-04-23T23:47:00Z">
        <w:r>
          <w:t xml:space="preserve">Các đối tượng sử dụng hệ thống bao gồm: </w:t>
        </w:r>
      </w:ins>
    </w:p>
    <w:p w:rsidR="000D42B9" w:rsidRDefault="000D42B9" w:rsidP="000D42B9">
      <w:pPr>
        <w:ind w:firstLine="720"/>
        <w:rPr>
          <w:ins w:id="371" w:author="Hải Đức" w:date="2017-04-23T23:47:00Z"/>
        </w:rPr>
      </w:pPr>
      <w:ins w:id="372" w:author="Hải Đức" w:date="2017-04-23T23:47:00Z">
        <w:r>
          <w:t xml:space="preserve">a. Guest ( Khách vãng lai ) </w:t>
        </w:r>
      </w:ins>
    </w:p>
    <w:p w:rsidR="000D42B9" w:rsidRDefault="000D42B9" w:rsidP="000D42B9">
      <w:pPr>
        <w:ind w:firstLine="720"/>
        <w:rPr>
          <w:ins w:id="373" w:author="Hải Đức" w:date="2017-04-23T23:47:00Z"/>
        </w:rPr>
      </w:pPr>
      <w:ins w:id="374" w:author="Hải Đức" w:date="2017-04-23T23:47:00Z">
        <w:r>
          <w:t xml:space="preserve">b. Member ( Thành viên ) </w:t>
        </w:r>
      </w:ins>
    </w:p>
    <w:p w:rsidR="000D42B9" w:rsidRDefault="000D42B9" w:rsidP="000D42B9">
      <w:pPr>
        <w:ind w:firstLine="720"/>
        <w:rPr>
          <w:ins w:id="375" w:author="Hải Đức" w:date="2017-04-23T23:47:00Z"/>
        </w:rPr>
      </w:pPr>
      <w:ins w:id="376" w:author="Hải Đức" w:date="2017-04-23T23:47:00Z">
        <w:r>
          <w:t>c. Amin ( Người quản trị hệ thống )</w:t>
        </w:r>
      </w:ins>
    </w:p>
    <w:p w:rsidR="000D42B9" w:rsidRPr="008E0FCB" w:rsidRDefault="000D42B9" w:rsidP="000D42B9">
      <w:pPr>
        <w:ind w:firstLine="720"/>
        <w:rPr>
          <w:ins w:id="377" w:author="Hải Đức" w:date="2017-04-23T23:47:00Z"/>
          <w:color w:val="000000"/>
        </w:rPr>
      </w:pPr>
      <w:ins w:id="378" w:author="Hải Đức" w:date="2017-04-23T23:47:00Z">
        <w:r>
          <w:rPr>
            <w:lang w:val="vi-VN"/>
          </w:rPr>
          <w:t>d. Super Admin (Người quản lý chung)</w:t>
        </w:r>
      </w:ins>
    </w:p>
    <w:p w:rsidR="000D42B9" w:rsidRPr="00887656" w:rsidRDefault="000D42B9"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379" w:name="_Toc57079216"/>
      <w:bookmarkStart w:id="380" w:name="_Toc480758585"/>
      <w:r w:rsidRPr="004C0BF2">
        <w:rPr>
          <w:rFonts w:ascii="Times New Roman" w:hAnsi="Times New Roman" w:cs="Times New Roman"/>
        </w:rPr>
        <w:t>System functions</w:t>
      </w:r>
      <w:bookmarkEnd w:id="379"/>
      <w:bookmarkEnd w:id="380"/>
    </w:p>
    <w:p w:rsidR="00D25FE0" w:rsidRDefault="00D25FE0" w:rsidP="00887656">
      <w:pPr>
        <w:spacing w:after="120"/>
        <w:rPr>
          <w:ins w:id="381" w:author="Hải Đức" w:date="2017-04-24T00:29:00Z"/>
        </w:rPr>
      </w:pPr>
      <w:r w:rsidRPr="004C0BF2">
        <w:t>&lt;Phân tích yêu cầu cho từng chức năng đã xác định ở phần 1.3. Mỗi chức năng cần theo cấu trúc như đã hướng dẫn: thông tin đầu vào, thông tin đầu ra, cách thức xử lý, dữ liệu cần lưu trữ</w:t>
      </w:r>
      <w:r w:rsidR="00887656">
        <w:t>. C</w:t>
      </w:r>
      <w:r w:rsidR="00887656" w:rsidRPr="00887656">
        <w:t>ác</w:t>
      </w:r>
      <w:r w:rsidR="00887656">
        <w:t xml:space="preserve"> ch</w:t>
      </w:r>
      <w:r w:rsidR="00887656" w:rsidRPr="00887656">
        <w:t>ức</w:t>
      </w:r>
      <w:r w:rsidR="00887656">
        <w:t xml:space="preserve"> n</w:t>
      </w:r>
      <w:r w:rsidR="00887656" w:rsidRPr="00887656">
        <w:t>ă</w:t>
      </w:r>
      <w:r w:rsidR="00887656">
        <w:t xml:space="preserve">ng </w:t>
      </w:r>
      <w:r w:rsidR="00887656" w:rsidRPr="00887656">
        <w:t>được</w:t>
      </w:r>
      <w:r w:rsidR="00887656">
        <w:t xml:space="preserve"> liệt k</w:t>
      </w:r>
      <w:r w:rsidR="00887656" w:rsidRPr="00887656">
        <w:t>ê</w:t>
      </w:r>
      <w:r w:rsidR="00887656">
        <w:t xml:space="preserve"> theo lo</w:t>
      </w:r>
      <w:r w:rsidR="00887656" w:rsidRPr="00887656">
        <w:t>ại</w:t>
      </w:r>
      <w:r w:rsidR="00887656">
        <w:t xml:space="preserve"> </w:t>
      </w:r>
      <w:r w:rsidR="00887656" w:rsidRPr="00887656">
        <w:t>đối</w:t>
      </w:r>
      <w:r w:rsidR="00887656">
        <w:t xml:space="preserve"> t</w:t>
      </w:r>
      <w:r w:rsidR="00887656" w:rsidRPr="00887656">
        <w:t>ượng</w:t>
      </w:r>
      <w:r w:rsidR="00887656">
        <w:t xml:space="preserve"> s</w:t>
      </w:r>
      <w:r w:rsidR="00887656" w:rsidRPr="00887656">
        <w:t>ử</w:t>
      </w:r>
      <w:r w:rsidR="00887656">
        <w:t xml:space="preserve"> d</w:t>
      </w:r>
      <w:r w:rsidR="00887656" w:rsidRPr="00887656">
        <w:t>ụng</w:t>
      </w:r>
      <w:r w:rsidR="00887656">
        <w:t xml:space="preserve"> h</w:t>
      </w:r>
      <w:r w:rsidR="00887656" w:rsidRPr="00887656">
        <w:t>ệ</w:t>
      </w:r>
      <w:r w:rsidR="00887656">
        <w:t xml:space="preserve"> th</w:t>
      </w:r>
      <w:r w:rsidR="00887656" w:rsidRPr="00887656">
        <w:t>ống</w:t>
      </w:r>
      <w:r w:rsidR="00887656">
        <w:t xml:space="preserve"> </w:t>
      </w:r>
      <w:r w:rsidR="00887656" w:rsidRPr="00887656">
        <w:t>ở</w:t>
      </w:r>
      <w:r w:rsidR="00887656">
        <w:t xml:space="preserve"> ph</w:t>
      </w:r>
      <w:r w:rsidR="00887656" w:rsidRPr="00887656">
        <w:t>ần</w:t>
      </w:r>
      <w:r w:rsidR="00887656">
        <w:t xml:space="preserve"> 2.1</w:t>
      </w:r>
      <w:r w:rsidRPr="004C0BF2">
        <w:t>&gt;</w:t>
      </w:r>
    </w:p>
    <w:p w:rsidR="00221CB8" w:rsidRDefault="00221CB8" w:rsidP="00887656">
      <w:pPr>
        <w:spacing w:after="120"/>
        <w:rPr>
          <w:ins w:id="382" w:author="Hải Đức" w:date="2017-04-24T00:29:00Z"/>
        </w:rPr>
      </w:pPr>
    </w:p>
    <w:p w:rsidR="00221CB8" w:rsidRDefault="00221CB8">
      <w:pPr>
        <w:pStyle w:val="Heading3"/>
        <w:rPr>
          <w:ins w:id="383" w:author="Hải Đức" w:date="2017-04-24T00:30:00Z"/>
          <w:rFonts w:ascii="Times New Roman" w:hAnsi="Times New Roman" w:cs="Times New Roman"/>
        </w:rPr>
        <w:pPrChange w:id="384" w:author="Hải Đức" w:date="2017-04-24T00:31:00Z">
          <w:pPr>
            <w:pStyle w:val="Heading2"/>
            <w:spacing w:before="0" w:after="120"/>
          </w:pPr>
        </w:pPrChange>
      </w:pPr>
      <w:bookmarkStart w:id="385" w:name="_Toc480758586"/>
      <w:ins w:id="386" w:author="Hải Đức" w:date="2017-04-24T00:30:00Z">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385"/>
        <w:r w:rsidRPr="008E0FCB">
          <w:rPr>
            <w:rFonts w:ascii="Times New Roman" w:hAnsi="Times New Roman" w:cs="Times New Roman"/>
          </w:rPr>
          <w:t xml:space="preserve"> </w:t>
        </w:r>
      </w:ins>
    </w:p>
    <w:p w:rsidR="00221CB8" w:rsidRDefault="00221CB8" w:rsidP="00221CB8">
      <w:pPr>
        <w:rPr>
          <w:ins w:id="387" w:author="Hải Đức" w:date="2017-04-24T00:30:00Z"/>
          <w:lang w:val="vi-VN"/>
        </w:rPr>
      </w:pPr>
      <w:ins w:id="388" w:author="Hải Đức" w:date="2017-04-24T00:30:00Z">
        <w:r>
          <w:rPr>
            <w:lang w:val="vi-VN"/>
          </w:rPr>
          <w:tab/>
          <w:t>1.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389" w:author="Hải Đức" w:date="2017-04-24T00:30:00Z"/>
        </w:trPr>
        <w:tc>
          <w:tcPr>
            <w:tcW w:w="2518" w:type="dxa"/>
            <w:shd w:val="clear" w:color="auto" w:fill="auto"/>
          </w:tcPr>
          <w:p w:rsidR="00221CB8" w:rsidRPr="007215FD" w:rsidRDefault="00221CB8" w:rsidP="00EA2D07">
            <w:pPr>
              <w:rPr>
                <w:ins w:id="390" w:author="Hải Đức" w:date="2017-04-24T00:30:00Z"/>
                <w:lang w:val="vi-VN"/>
              </w:rPr>
            </w:pPr>
            <w:ins w:id="391"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392" w:author="Hải Đức" w:date="2017-04-24T00:30:00Z"/>
                <w:lang w:val="vi-VN"/>
              </w:rPr>
            </w:pPr>
            <w:ins w:id="393" w:author="Hải Đức" w:date="2017-04-24T00:30:00Z">
              <w:r w:rsidRPr="007215FD">
                <w:rPr>
                  <w:lang w:val="vi-VN"/>
                </w:rPr>
                <w:t>Khách có thể xem thông tin trên trang cá nhân người dùng</w:t>
              </w:r>
            </w:ins>
          </w:p>
        </w:tc>
      </w:tr>
      <w:tr w:rsidR="00221CB8" w:rsidRPr="007215FD" w:rsidTr="00EA2D07">
        <w:trPr>
          <w:ins w:id="394" w:author="Hải Đức" w:date="2017-04-24T00:30:00Z"/>
        </w:trPr>
        <w:tc>
          <w:tcPr>
            <w:tcW w:w="2518" w:type="dxa"/>
            <w:shd w:val="clear" w:color="auto" w:fill="auto"/>
          </w:tcPr>
          <w:p w:rsidR="00221CB8" w:rsidRPr="007215FD" w:rsidRDefault="00221CB8" w:rsidP="00EA2D07">
            <w:pPr>
              <w:rPr>
                <w:ins w:id="395" w:author="Hải Đức" w:date="2017-04-24T00:30:00Z"/>
                <w:lang w:val="vi-VN"/>
              </w:rPr>
            </w:pPr>
            <w:ins w:id="396" w:author="Hải Đức" w:date="2017-04-24T00:30:00Z">
              <w:r w:rsidRPr="007215FD">
                <w:rPr>
                  <w:lang w:val="vi-VN"/>
                </w:rPr>
                <w:t>Input</w:t>
              </w:r>
            </w:ins>
          </w:p>
        </w:tc>
        <w:tc>
          <w:tcPr>
            <w:tcW w:w="7055" w:type="dxa"/>
            <w:shd w:val="clear" w:color="auto" w:fill="auto"/>
          </w:tcPr>
          <w:p w:rsidR="00221CB8" w:rsidRPr="007215FD" w:rsidRDefault="00221CB8" w:rsidP="00EA2D07">
            <w:pPr>
              <w:rPr>
                <w:ins w:id="397" w:author="Hải Đức" w:date="2017-04-24T00:30:00Z"/>
                <w:lang w:val="vi-VN"/>
              </w:rPr>
            </w:pPr>
            <w:ins w:id="398" w:author="Hải Đức" w:date="2017-04-24T00:30:00Z">
              <w:r w:rsidRPr="007215FD">
                <w:rPr>
                  <w:lang w:val="vi-VN"/>
                </w:rPr>
                <w:t>Lựa chọn người dùng muốn xem</w:t>
              </w:r>
            </w:ins>
          </w:p>
        </w:tc>
      </w:tr>
      <w:tr w:rsidR="00221CB8" w:rsidRPr="007215FD" w:rsidTr="00EA2D07">
        <w:trPr>
          <w:ins w:id="399" w:author="Hải Đức" w:date="2017-04-24T00:30:00Z"/>
        </w:trPr>
        <w:tc>
          <w:tcPr>
            <w:tcW w:w="2518" w:type="dxa"/>
            <w:shd w:val="clear" w:color="auto" w:fill="auto"/>
          </w:tcPr>
          <w:p w:rsidR="00221CB8" w:rsidRPr="007215FD" w:rsidRDefault="00221CB8" w:rsidP="00EA2D07">
            <w:pPr>
              <w:rPr>
                <w:ins w:id="400" w:author="Hải Đức" w:date="2017-04-24T00:30:00Z"/>
                <w:lang w:val="vi-VN"/>
              </w:rPr>
            </w:pPr>
            <w:ins w:id="401" w:author="Hải Đức" w:date="2017-04-24T00:30:00Z">
              <w:r w:rsidRPr="007215FD">
                <w:rPr>
                  <w:lang w:val="vi-VN"/>
                </w:rPr>
                <w:t>Process</w:t>
              </w:r>
            </w:ins>
          </w:p>
        </w:tc>
        <w:tc>
          <w:tcPr>
            <w:tcW w:w="7055" w:type="dxa"/>
            <w:shd w:val="clear" w:color="auto" w:fill="auto"/>
          </w:tcPr>
          <w:p w:rsidR="00221CB8" w:rsidRPr="007215FD" w:rsidRDefault="00221CB8" w:rsidP="00EA2D07">
            <w:pPr>
              <w:rPr>
                <w:ins w:id="402" w:author="Hải Đức" w:date="2017-04-24T00:30:00Z"/>
                <w:lang w:val="vi-VN"/>
              </w:rPr>
            </w:pPr>
            <w:ins w:id="403" w:author="Hải Đức" w:date="2017-04-24T00:30:00Z">
              <w:r w:rsidRPr="007215FD">
                <w:rPr>
                  <w:lang w:val="vi-VN"/>
                </w:rPr>
                <w:t>Tìm kiếm trong CSDL</w:t>
              </w:r>
            </w:ins>
          </w:p>
        </w:tc>
      </w:tr>
      <w:tr w:rsidR="00221CB8" w:rsidRPr="007215FD" w:rsidTr="00EA2D07">
        <w:trPr>
          <w:ins w:id="404" w:author="Hải Đức" w:date="2017-04-24T00:30:00Z"/>
        </w:trPr>
        <w:tc>
          <w:tcPr>
            <w:tcW w:w="2518" w:type="dxa"/>
            <w:shd w:val="clear" w:color="auto" w:fill="auto"/>
          </w:tcPr>
          <w:p w:rsidR="00221CB8" w:rsidRPr="007215FD" w:rsidRDefault="00221CB8" w:rsidP="00EA2D07">
            <w:pPr>
              <w:rPr>
                <w:ins w:id="405" w:author="Hải Đức" w:date="2017-04-24T00:30:00Z"/>
                <w:lang w:val="vi-VN"/>
              </w:rPr>
            </w:pPr>
            <w:ins w:id="406" w:author="Hải Đức" w:date="2017-04-24T00:30:00Z">
              <w:r w:rsidRPr="007215FD">
                <w:rPr>
                  <w:lang w:val="vi-VN"/>
                </w:rPr>
                <w:t>Output</w:t>
              </w:r>
            </w:ins>
          </w:p>
        </w:tc>
        <w:tc>
          <w:tcPr>
            <w:tcW w:w="7055" w:type="dxa"/>
            <w:shd w:val="clear" w:color="auto" w:fill="auto"/>
          </w:tcPr>
          <w:p w:rsidR="00221CB8" w:rsidRPr="007215FD" w:rsidRDefault="00221CB8" w:rsidP="00EA2D07">
            <w:pPr>
              <w:rPr>
                <w:ins w:id="407" w:author="Hải Đức" w:date="2017-04-24T00:30:00Z"/>
                <w:lang w:val="vi-VN"/>
              </w:rPr>
            </w:pPr>
            <w:ins w:id="408"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409" w:author="Hải Đức" w:date="2017-04-24T00:30:00Z"/>
                <w:lang w:val="vi-VN"/>
              </w:rPr>
            </w:pPr>
            <w:ins w:id="410" w:author="Hải Đức" w:date="2017-04-24T00:30:00Z">
              <w:r w:rsidRPr="007215FD">
                <w:rPr>
                  <w:lang w:val="vi-VN"/>
                </w:rPr>
                <w:t>(ở chế độ public)</w:t>
              </w:r>
            </w:ins>
          </w:p>
        </w:tc>
      </w:tr>
    </w:tbl>
    <w:p w:rsidR="00221CB8" w:rsidRDefault="00221CB8" w:rsidP="00221CB8">
      <w:pPr>
        <w:rPr>
          <w:ins w:id="411" w:author="Hải Đức" w:date="2017-04-24T00:30:00Z"/>
          <w:lang w:val="vi-VN"/>
        </w:rPr>
      </w:pPr>
    </w:p>
    <w:p w:rsidR="00221CB8" w:rsidRDefault="00221CB8" w:rsidP="00221CB8">
      <w:pPr>
        <w:rPr>
          <w:ins w:id="412" w:author="Hải Đức" w:date="2017-04-24T00:30:00Z"/>
          <w:lang w:val="vi-VN"/>
        </w:rPr>
      </w:pPr>
      <w:ins w:id="413" w:author="Hải Đức" w:date="2017-04-24T00:30:00Z">
        <w:r>
          <w:rPr>
            <w:lang w:val="vi-VN"/>
          </w:rPr>
          <w:tab/>
          <w:t>2.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14" w:author="Hải Đức" w:date="2017-04-24T00:30:00Z"/>
        </w:trPr>
        <w:tc>
          <w:tcPr>
            <w:tcW w:w="2518" w:type="dxa"/>
            <w:shd w:val="clear" w:color="auto" w:fill="auto"/>
          </w:tcPr>
          <w:p w:rsidR="00221CB8" w:rsidRPr="007215FD" w:rsidRDefault="00221CB8" w:rsidP="00EA2D07">
            <w:pPr>
              <w:rPr>
                <w:ins w:id="415" w:author="Hải Đức" w:date="2017-04-24T00:30:00Z"/>
                <w:lang w:val="vi-VN"/>
              </w:rPr>
            </w:pPr>
            <w:ins w:id="416"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17" w:author="Hải Đức" w:date="2017-04-24T00:30:00Z"/>
                <w:lang w:val="vi-VN"/>
              </w:rPr>
            </w:pPr>
            <w:ins w:id="418" w:author="Hải Đức" w:date="2017-04-24T00:30:00Z">
              <w:r w:rsidRPr="007215FD">
                <w:rPr>
                  <w:lang w:val="vi-VN"/>
                </w:rPr>
                <w:t>Khách có thể xem thông tin món ăn</w:t>
              </w:r>
            </w:ins>
          </w:p>
        </w:tc>
      </w:tr>
      <w:tr w:rsidR="00221CB8" w:rsidRPr="007215FD" w:rsidTr="00EA2D07">
        <w:trPr>
          <w:ins w:id="419" w:author="Hải Đức" w:date="2017-04-24T00:30:00Z"/>
        </w:trPr>
        <w:tc>
          <w:tcPr>
            <w:tcW w:w="2518" w:type="dxa"/>
            <w:shd w:val="clear" w:color="auto" w:fill="auto"/>
          </w:tcPr>
          <w:p w:rsidR="00221CB8" w:rsidRPr="007215FD" w:rsidRDefault="00221CB8" w:rsidP="00EA2D07">
            <w:pPr>
              <w:rPr>
                <w:ins w:id="420" w:author="Hải Đức" w:date="2017-04-24T00:30:00Z"/>
                <w:lang w:val="vi-VN"/>
              </w:rPr>
            </w:pPr>
            <w:ins w:id="421" w:author="Hải Đức" w:date="2017-04-24T00:30:00Z">
              <w:r w:rsidRPr="007215FD">
                <w:rPr>
                  <w:lang w:val="vi-VN"/>
                </w:rPr>
                <w:t>Input</w:t>
              </w:r>
            </w:ins>
          </w:p>
        </w:tc>
        <w:tc>
          <w:tcPr>
            <w:tcW w:w="7055" w:type="dxa"/>
            <w:shd w:val="clear" w:color="auto" w:fill="auto"/>
          </w:tcPr>
          <w:p w:rsidR="00221CB8" w:rsidRPr="007215FD" w:rsidRDefault="00221CB8" w:rsidP="00EA2D07">
            <w:pPr>
              <w:rPr>
                <w:ins w:id="422" w:author="Hải Đức" w:date="2017-04-24T00:30:00Z"/>
                <w:lang w:val="vi-VN"/>
              </w:rPr>
            </w:pPr>
            <w:ins w:id="423" w:author="Hải Đức" w:date="2017-04-24T00:30:00Z">
              <w:r w:rsidRPr="007215FD">
                <w:rPr>
                  <w:lang w:val="vi-VN"/>
                </w:rPr>
                <w:t>Lựa chọn món ăn muốn xem</w:t>
              </w:r>
            </w:ins>
          </w:p>
        </w:tc>
      </w:tr>
      <w:tr w:rsidR="00221CB8" w:rsidRPr="007215FD" w:rsidTr="00EA2D07">
        <w:trPr>
          <w:ins w:id="424" w:author="Hải Đức" w:date="2017-04-24T00:30:00Z"/>
        </w:trPr>
        <w:tc>
          <w:tcPr>
            <w:tcW w:w="2518" w:type="dxa"/>
            <w:shd w:val="clear" w:color="auto" w:fill="auto"/>
          </w:tcPr>
          <w:p w:rsidR="00221CB8" w:rsidRPr="007215FD" w:rsidRDefault="00221CB8" w:rsidP="00EA2D07">
            <w:pPr>
              <w:rPr>
                <w:ins w:id="425" w:author="Hải Đức" w:date="2017-04-24T00:30:00Z"/>
                <w:lang w:val="vi-VN"/>
              </w:rPr>
            </w:pPr>
            <w:ins w:id="426" w:author="Hải Đức" w:date="2017-04-24T00:30:00Z">
              <w:r w:rsidRPr="007215FD">
                <w:rPr>
                  <w:lang w:val="vi-VN"/>
                </w:rPr>
                <w:t>Process</w:t>
              </w:r>
            </w:ins>
          </w:p>
        </w:tc>
        <w:tc>
          <w:tcPr>
            <w:tcW w:w="7055" w:type="dxa"/>
            <w:shd w:val="clear" w:color="auto" w:fill="auto"/>
          </w:tcPr>
          <w:p w:rsidR="00221CB8" w:rsidRPr="007215FD" w:rsidRDefault="00221CB8" w:rsidP="00EA2D07">
            <w:pPr>
              <w:rPr>
                <w:ins w:id="427" w:author="Hải Đức" w:date="2017-04-24T00:30:00Z"/>
                <w:lang w:val="vi-VN"/>
              </w:rPr>
            </w:pPr>
            <w:ins w:id="428" w:author="Hải Đức" w:date="2017-04-24T00:30:00Z">
              <w:r w:rsidRPr="007215FD">
                <w:rPr>
                  <w:lang w:val="vi-VN"/>
                </w:rPr>
                <w:t>Tìm kiếm trong CSDL</w:t>
              </w:r>
            </w:ins>
          </w:p>
        </w:tc>
      </w:tr>
      <w:tr w:rsidR="00221CB8" w:rsidRPr="007215FD" w:rsidTr="00EA2D07">
        <w:trPr>
          <w:ins w:id="429" w:author="Hải Đức" w:date="2017-04-24T00:30:00Z"/>
        </w:trPr>
        <w:tc>
          <w:tcPr>
            <w:tcW w:w="2518" w:type="dxa"/>
            <w:shd w:val="clear" w:color="auto" w:fill="auto"/>
          </w:tcPr>
          <w:p w:rsidR="00221CB8" w:rsidRPr="007215FD" w:rsidRDefault="00221CB8" w:rsidP="00EA2D07">
            <w:pPr>
              <w:rPr>
                <w:ins w:id="430" w:author="Hải Đức" w:date="2017-04-24T00:30:00Z"/>
                <w:lang w:val="vi-VN"/>
              </w:rPr>
            </w:pPr>
            <w:ins w:id="431" w:author="Hải Đức" w:date="2017-04-24T00:30:00Z">
              <w:r w:rsidRPr="007215FD">
                <w:rPr>
                  <w:lang w:val="vi-VN"/>
                </w:rPr>
                <w:t>Output</w:t>
              </w:r>
            </w:ins>
          </w:p>
        </w:tc>
        <w:tc>
          <w:tcPr>
            <w:tcW w:w="7055" w:type="dxa"/>
            <w:shd w:val="clear" w:color="auto" w:fill="auto"/>
          </w:tcPr>
          <w:p w:rsidR="00221CB8" w:rsidRPr="007215FD" w:rsidRDefault="00221CB8" w:rsidP="00EA2D07">
            <w:pPr>
              <w:rPr>
                <w:ins w:id="432" w:author="Hải Đức" w:date="2017-04-24T00:30:00Z"/>
                <w:lang w:val="vi-VN"/>
              </w:rPr>
            </w:pPr>
            <w:ins w:id="433" w:author="Hải Đức" w:date="2017-04-24T00:30:00Z">
              <w:r w:rsidRPr="007215FD">
                <w:rPr>
                  <w:lang w:val="vi-VN"/>
                </w:rPr>
                <w:t>Hiển thị các thông tin về món ăn thông qua ảnh của người dùng</w:t>
              </w:r>
            </w:ins>
          </w:p>
        </w:tc>
      </w:tr>
    </w:tbl>
    <w:p w:rsidR="00221CB8" w:rsidRDefault="00221CB8" w:rsidP="00221CB8">
      <w:pPr>
        <w:rPr>
          <w:ins w:id="434" w:author="Hải Đức" w:date="2017-04-24T00:30:00Z"/>
          <w:lang w:val="vi-VN"/>
        </w:rPr>
      </w:pPr>
    </w:p>
    <w:p w:rsidR="00221CB8" w:rsidRDefault="00221CB8" w:rsidP="00221CB8">
      <w:pPr>
        <w:rPr>
          <w:ins w:id="435" w:author="Hải Đức" w:date="2017-04-24T00:30:00Z"/>
          <w:lang w:val="vi-VN"/>
        </w:rPr>
      </w:pPr>
      <w:ins w:id="436" w:author="Hải Đức" w:date="2017-04-24T00:30:00Z">
        <w:r>
          <w:rPr>
            <w:lang w:val="vi-VN"/>
          </w:rPr>
          <w:tab/>
          <w:t>3.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37" w:author="Hải Đức" w:date="2017-04-24T00:30:00Z"/>
        </w:trPr>
        <w:tc>
          <w:tcPr>
            <w:tcW w:w="2518" w:type="dxa"/>
            <w:shd w:val="clear" w:color="auto" w:fill="auto"/>
          </w:tcPr>
          <w:p w:rsidR="00221CB8" w:rsidRPr="007215FD" w:rsidRDefault="00221CB8" w:rsidP="00EA2D07">
            <w:pPr>
              <w:rPr>
                <w:ins w:id="438" w:author="Hải Đức" w:date="2017-04-24T00:30:00Z"/>
                <w:lang w:val="vi-VN"/>
              </w:rPr>
            </w:pPr>
            <w:ins w:id="439"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40" w:author="Hải Đức" w:date="2017-04-24T00:30:00Z"/>
                <w:lang w:val="vi-VN"/>
              </w:rPr>
            </w:pPr>
            <w:ins w:id="441" w:author="Hải Đức" w:date="2017-04-24T00:30:00Z">
              <w:r w:rsidRPr="007215FD">
                <w:rPr>
                  <w:lang w:val="vi-VN"/>
                </w:rPr>
                <w:t>Khách có thể tìm kiếm món ăn theo ý muốn</w:t>
              </w:r>
            </w:ins>
          </w:p>
        </w:tc>
      </w:tr>
      <w:tr w:rsidR="00221CB8" w:rsidRPr="007215FD" w:rsidTr="00EA2D07">
        <w:trPr>
          <w:ins w:id="442" w:author="Hải Đức" w:date="2017-04-24T00:30:00Z"/>
        </w:trPr>
        <w:tc>
          <w:tcPr>
            <w:tcW w:w="2518" w:type="dxa"/>
            <w:shd w:val="clear" w:color="auto" w:fill="auto"/>
          </w:tcPr>
          <w:p w:rsidR="00221CB8" w:rsidRPr="007215FD" w:rsidRDefault="00221CB8" w:rsidP="00EA2D07">
            <w:pPr>
              <w:rPr>
                <w:ins w:id="443" w:author="Hải Đức" w:date="2017-04-24T00:30:00Z"/>
                <w:lang w:val="vi-VN"/>
              </w:rPr>
            </w:pPr>
            <w:ins w:id="444" w:author="Hải Đức" w:date="2017-04-24T00:30:00Z">
              <w:r w:rsidRPr="007215FD">
                <w:rPr>
                  <w:lang w:val="vi-VN"/>
                </w:rPr>
                <w:t>Input</w:t>
              </w:r>
            </w:ins>
          </w:p>
        </w:tc>
        <w:tc>
          <w:tcPr>
            <w:tcW w:w="7055" w:type="dxa"/>
            <w:shd w:val="clear" w:color="auto" w:fill="auto"/>
          </w:tcPr>
          <w:p w:rsidR="00221CB8" w:rsidRPr="007215FD" w:rsidRDefault="00221CB8" w:rsidP="00EA2D07">
            <w:pPr>
              <w:rPr>
                <w:ins w:id="445" w:author="Hải Đức" w:date="2017-04-24T00:30:00Z"/>
                <w:lang w:val="vi-VN"/>
              </w:rPr>
            </w:pPr>
            <w:ins w:id="446" w:author="Hải Đức" w:date="2017-04-24T00:30:00Z">
              <w:r w:rsidRPr="007215FD">
                <w:rPr>
                  <w:lang w:val="vi-VN"/>
                </w:rPr>
                <w:t>Lựa chọn món ăn cần tìm kiếm theo: địa bàn, loại món, giá cả</w:t>
              </w:r>
            </w:ins>
          </w:p>
        </w:tc>
      </w:tr>
      <w:tr w:rsidR="00221CB8" w:rsidRPr="007215FD" w:rsidTr="00EA2D07">
        <w:trPr>
          <w:ins w:id="447" w:author="Hải Đức" w:date="2017-04-24T00:30:00Z"/>
        </w:trPr>
        <w:tc>
          <w:tcPr>
            <w:tcW w:w="2518" w:type="dxa"/>
            <w:shd w:val="clear" w:color="auto" w:fill="auto"/>
          </w:tcPr>
          <w:p w:rsidR="00221CB8" w:rsidRPr="007215FD" w:rsidRDefault="00221CB8" w:rsidP="00EA2D07">
            <w:pPr>
              <w:rPr>
                <w:ins w:id="448" w:author="Hải Đức" w:date="2017-04-24T00:30:00Z"/>
                <w:lang w:val="vi-VN"/>
              </w:rPr>
            </w:pPr>
            <w:ins w:id="449" w:author="Hải Đức" w:date="2017-04-24T00:30:00Z">
              <w:r w:rsidRPr="007215FD">
                <w:rPr>
                  <w:lang w:val="vi-VN"/>
                </w:rPr>
                <w:t>Process</w:t>
              </w:r>
            </w:ins>
          </w:p>
        </w:tc>
        <w:tc>
          <w:tcPr>
            <w:tcW w:w="7055" w:type="dxa"/>
            <w:shd w:val="clear" w:color="auto" w:fill="auto"/>
          </w:tcPr>
          <w:p w:rsidR="00221CB8" w:rsidRPr="007215FD" w:rsidRDefault="00221CB8" w:rsidP="00EA2D07">
            <w:pPr>
              <w:rPr>
                <w:ins w:id="450" w:author="Hải Đức" w:date="2017-04-24T00:30:00Z"/>
                <w:lang w:val="vi-VN"/>
              </w:rPr>
            </w:pPr>
            <w:ins w:id="451" w:author="Hải Đức" w:date="2017-04-24T00:30:00Z">
              <w:r w:rsidRPr="007215FD">
                <w:rPr>
                  <w:lang w:val="vi-VN"/>
                </w:rPr>
                <w:t>Tìm kiếm trong CSDL</w:t>
              </w:r>
            </w:ins>
          </w:p>
        </w:tc>
      </w:tr>
      <w:tr w:rsidR="00221CB8" w:rsidRPr="007215FD" w:rsidTr="00EA2D07">
        <w:trPr>
          <w:ins w:id="452" w:author="Hải Đức" w:date="2017-04-24T00:30:00Z"/>
        </w:trPr>
        <w:tc>
          <w:tcPr>
            <w:tcW w:w="2518" w:type="dxa"/>
            <w:shd w:val="clear" w:color="auto" w:fill="auto"/>
          </w:tcPr>
          <w:p w:rsidR="00221CB8" w:rsidRPr="007215FD" w:rsidRDefault="00221CB8" w:rsidP="00EA2D07">
            <w:pPr>
              <w:rPr>
                <w:ins w:id="453" w:author="Hải Đức" w:date="2017-04-24T00:30:00Z"/>
                <w:lang w:val="vi-VN"/>
              </w:rPr>
            </w:pPr>
            <w:ins w:id="454" w:author="Hải Đức" w:date="2017-04-24T00:30:00Z">
              <w:r w:rsidRPr="007215FD">
                <w:rPr>
                  <w:lang w:val="vi-VN"/>
                </w:rPr>
                <w:t>Output</w:t>
              </w:r>
            </w:ins>
          </w:p>
        </w:tc>
        <w:tc>
          <w:tcPr>
            <w:tcW w:w="7055" w:type="dxa"/>
            <w:shd w:val="clear" w:color="auto" w:fill="auto"/>
          </w:tcPr>
          <w:p w:rsidR="00221CB8" w:rsidRPr="007215FD" w:rsidRDefault="00221CB8" w:rsidP="00EA2D07">
            <w:pPr>
              <w:rPr>
                <w:ins w:id="455" w:author="Hải Đức" w:date="2017-04-24T00:30:00Z"/>
                <w:lang w:val="vi-VN"/>
              </w:rPr>
            </w:pPr>
            <w:ins w:id="456" w:author="Hải Đức" w:date="2017-04-24T00:30:00Z">
              <w:r w:rsidRPr="007215FD">
                <w:rPr>
                  <w:lang w:val="vi-VN"/>
                </w:rPr>
                <w:t>Hiển thị các kết quả theo yêu cầu</w:t>
              </w:r>
            </w:ins>
          </w:p>
        </w:tc>
      </w:tr>
    </w:tbl>
    <w:p w:rsidR="00221CB8" w:rsidRDefault="00221CB8" w:rsidP="00221CB8">
      <w:pPr>
        <w:rPr>
          <w:ins w:id="457" w:author="Hải Đức" w:date="2017-04-24T00:30:00Z"/>
          <w:lang w:val="vi-VN"/>
        </w:rPr>
      </w:pPr>
    </w:p>
    <w:p w:rsidR="00221CB8" w:rsidRDefault="00221CB8" w:rsidP="00221CB8">
      <w:pPr>
        <w:rPr>
          <w:ins w:id="458" w:author="Hải Đức" w:date="2017-04-24T00:30:00Z"/>
          <w:lang w:val="vi-VN"/>
        </w:rPr>
      </w:pPr>
      <w:ins w:id="459" w:author="Hải Đức" w:date="2017-04-24T00:30:00Z">
        <w:r>
          <w:rPr>
            <w:lang w:val="vi-VN"/>
          </w:rPr>
          <w:tab/>
          <w:t>4.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60" w:author="Hải Đức" w:date="2017-04-24T00:30:00Z"/>
        </w:trPr>
        <w:tc>
          <w:tcPr>
            <w:tcW w:w="2518" w:type="dxa"/>
            <w:shd w:val="clear" w:color="auto" w:fill="auto"/>
          </w:tcPr>
          <w:p w:rsidR="00221CB8" w:rsidRPr="007215FD" w:rsidRDefault="00221CB8" w:rsidP="00EA2D07">
            <w:pPr>
              <w:rPr>
                <w:ins w:id="461" w:author="Hải Đức" w:date="2017-04-24T00:30:00Z"/>
                <w:lang w:val="vi-VN"/>
              </w:rPr>
            </w:pPr>
            <w:ins w:id="462" w:author="Hải Đức" w:date="2017-04-24T00:30:00Z">
              <w:r w:rsidRPr="007215FD">
                <w:rPr>
                  <w:lang w:val="vi-VN"/>
                </w:rPr>
                <w:lastRenderedPageBreak/>
                <w:t>Description</w:t>
              </w:r>
            </w:ins>
          </w:p>
        </w:tc>
        <w:tc>
          <w:tcPr>
            <w:tcW w:w="7055" w:type="dxa"/>
            <w:shd w:val="clear" w:color="auto" w:fill="auto"/>
          </w:tcPr>
          <w:p w:rsidR="00221CB8" w:rsidRPr="007215FD" w:rsidRDefault="00221CB8" w:rsidP="00EA2D07">
            <w:pPr>
              <w:rPr>
                <w:ins w:id="463" w:author="Hải Đức" w:date="2017-04-24T00:30:00Z"/>
                <w:lang w:val="vi-VN"/>
              </w:rPr>
            </w:pPr>
            <w:ins w:id="464" w:author="Hải Đức" w:date="2017-04-24T00:30:00Z">
              <w:r w:rsidRPr="007215FD">
                <w:rPr>
                  <w:lang w:val="vi-VN"/>
                </w:rPr>
                <w:t>Khách có thể tìm kiếm trang cá nhân người dùng</w:t>
              </w:r>
            </w:ins>
          </w:p>
        </w:tc>
      </w:tr>
      <w:tr w:rsidR="00221CB8" w:rsidRPr="007215FD" w:rsidTr="00EA2D07">
        <w:trPr>
          <w:ins w:id="465" w:author="Hải Đức" w:date="2017-04-24T00:30:00Z"/>
        </w:trPr>
        <w:tc>
          <w:tcPr>
            <w:tcW w:w="2518" w:type="dxa"/>
            <w:shd w:val="clear" w:color="auto" w:fill="auto"/>
          </w:tcPr>
          <w:p w:rsidR="00221CB8" w:rsidRPr="007215FD" w:rsidRDefault="00221CB8" w:rsidP="00EA2D07">
            <w:pPr>
              <w:rPr>
                <w:ins w:id="466" w:author="Hải Đức" w:date="2017-04-24T00:30:00Z"/>
                <w:lang w:val="vi-VN"/>
              </w:rPr>
            </w:pPr>
            <w:ins w:id="467" w:author="Hải Đức" w:date="2017-04-24T00:30:00Z">
              <w:r w:rsidRPr="007215FD">
                <w:rPr>
                  <w:lang w:val="vi-VN"/>
                </w:rPr>
                <w:t>Input</w:t>
              </w:r>
            </w:ins>
          </w:p>
        </w:tc>
        <w:tc>
          <w:tcPr>
            <w:tcW w:w="7055" w:type="dxa"/>
            <w:shd w:val="clear" w:color="auto" w:fill="auto"/>
          </w:tcPr>
          <w:p w:rsidR="00221CB8" w:rsidRPr="007215FD" w:rsidRDefault="00221CB8" w:rsidP="00EA2D07">
            <w:pPr>
              <w:rPr>
                <w:ins w:id="468" w:author="Hải Đức" w:date="2017-04-24T00:30:00Z"/>
                <w:lang w:val="vi-VN"/>
              </w:rPr>
            </w:pPr>
            <w:ins w:id="469" w:author="Hải Đức" w:date="2017-04-24T00:30:00Z">
              <w:r w:rsidRPr="007215FD">
                <w:rPr>
                  <w:lang w:val="vi-VN"/>
                </w:rPr>
                <w:t>Lựa chọn người dùng cần tìm kiếm theo tên người dùng.</w:t>
              </w:r>
            </w:ins>
          </w:p>
        </w:tc>
      </w:tr>
      <w:tr w:rsidR="00221CB8" w:rsidRPr="007215FD" w:rsidTr="00EA2D07">
        <w:trPr>
          <w:ins w:id="470" w:author="Hải Đức" w:date="2017-04-24T00:30:00Z"/>
        </w:trPr>
        <w:tc>
          <w:tcPr>
            <w:tcW w:w="2518" w:type="dxa"/>
            <w:shd w:val="clear" w:color="auto" w:fill="auto"/>
          </w:tcPr>
          <w:p w:rsidR="00221CB8" w:rsidRPr="007215FD" w:rsidRDefault="00221CB8" w:rsidP="00EA2D07">
            <w:pPr>
              <w:rPr>
                <w:ins w:id="471" w:author="Hải Đức" w:date="2017-04-24T00:30:00Z"/>
                <w:lang w:val="vi-VN"/>
              </w:rPr>
            </w:pPr>
            <w:ins w:id="472" w:author="Hải Đức" w:date="2017-04-24T00:30:00Z">
              <w:r w:rsidRPr="007215FD">
                <w:rPr>
                  <w:lang w:val="vi-VN"/>
                </w:rPr>
                <w:t>Process</w:t>
              </w:r>
            </w:ins>
          </w:p>
        </w:tc>
        <w:tc>
          <w:tcPr>
            <w:tcW w:w="7055" w:type="dxa"/>
            <w:shd w:val="clear" w:color="auto" w:fill="auto"/>
          </w:tcPr>
          <w:p w:rsidR="00221CB8" w:rsidRPr="007215FD" w:rsidRDefault="00221CB8" w:rsidP="00EA2D07">
            <w:pPr>
              <w:rPr>
                <w:ins w:id="473" w:author="Hải Đức" w:date="2017-04-24T00:30:00Z"/>
                <w:lang w:val="vi-VN"/>
              </w:rPr>
            </w:pPr>
            <w:ins w:id="474" w:author="Hải Đức" w:date="2017-04-24T00:30:00Z">
              <w:r w:rsidRPr="007215FD">
                <w:rPr>
                  <w:lang w:val="vi-VN"/>
                </w:rPr>
                <w:t>Tìm kiếm trong CSDL</w:t>
              </w:r>
            </w:ins>
          </w:p>
        </w:tc>
      </w:tr>
      <w:tr w:rsidR="00221CB8" w:rsidRPr="007215FD" w:rsidTr="00EA2D07">
        <w:trPr>
          <w:ins w:id="475" w:author="Hải Đức" w:date="2017-04-24T00:30:00Z"/>
        </w:trPr>
        <w:tc>
          <w:tcPr>
            <w:tcW w:w="2518" w:type="dxa"/>
            <w:shd w:val="clear" w:color="auto" w:fill="auto"/>
          </w:tcPr>
          <w:p w:rsidR="00221CB8" w:rsidRPr="007215FD" w:rsidRDefault="00221CB8" w:rsidP="00EA2D07">
            <w:pPr>
              <w:rPr>
                <w:ins w:id="476" w:author="Hải Đức" w:date="2017-04-24T00:30:00Z"/>
                <w:lang w:val="vi-VN"/>
              </w:rPr>
            </w:pPr>
            <w:ins w:id="477" w:author="Hải Đức" w:date="2017-04-24T00:30:00Z">
              <w:r w:rsidRPr="007215FD">
                <w:rPr>
                  <w:lang w:val="vi-VN"/>
                </w:rPr>
                <w:t>Output</w:t>
              </w:r>
            </w:ins>
          </w:p>
        </w:tc>
        <w:tc>
          <w:tcPr>
            <w:tcW w:w="7055" w:type="dxa"/>
            <w:shd w:val="clear" w:color="auto" w:fill="auto"/>
          </w:tcPr>
          <w:p w:rsidR="00221CB8" w:rsidRPr="007215FD" w:rsidRDefault="00221CB8" w:rsidP="00EA2D07">
            <w:pPr>
              <w:rPr>
                <w:ins w:id="478" w:author="Hải Đức" w:date="2017-04-24T00:30:00Z"/>
                <w:lang w:val="vi-VN"/>
              </w:rPr>
            </w:pPr>
            <w:ins w:id="479" w:author="Hải Đức" w:date="2017-04-24T00:30:00Z">
              <w:r w:rsidRPr="007215FD">
                <w:rPr>
                  <w:lang w:val="vi-VN"/>
                </w:rPr>
                <w:t>Hiển thị kết quả theo yêu cầu</w:t>
              </w:r>
            </w:ins>
          </w:p>
        </w:tc>
      </w:tr>
    </w:tbl>
    <w:p w:rsidR="00221CB8" w:rsidRDefault="00221CB8" w:rsidP="00221CB8">
      <w:pPr>
        <w:rPr>
          <w:ins w:id="480" w:author="Hải Đức" w:date="2017-04-24T00:30:00Z"/>
          <w:lang w:val="vi-VN"/>
        </w:rPr>
      </w:pPr>
    </w:p>
    <w:p w:rsidR="00221CB8" w:rsidRDefault="00221CB8" w:rsidP="00221CB8">
      <w:pPr>
        <w:rPr>
          <w:ins w:id="481" w:author="Hải Đức" w:date="2017-04-24T00:30:00Z"/>
          <w:lang w:val="vi-VN"/>
        </w:rPr>
      </w:pPr>
      <w:ins w:id="482" w:author="Hải Đức" w:date="2017-04-24T00:30:00Z">
        <w:r>
          <w:rPr>
            <w:lang w:val="vi-VN"/>
          </w:rPr>
          <w:tab/>
          <w:t>5. Đăng ký tài khoản: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83" w:author="Hải Đức" w:date="2017-04-24T00:30:00Z"/>
        </w:trPr>
        <w:tc>
          <w:tcPr>
            <w:tcW w:w="2518" w:type="dxa"/>
            <w:shd w:val="clear" w:color="auto" w:fill="auto"/>
          </w:tcPr>
          <w:p w:rsidR="00221CB8" w:rsidRPr="007215FD" w:rsidRDefault="00221CB8" w:rsidP="00EA2D07">
            <w:pPr>
              <w:rPr>
                <w:ins w:id="484" w:author="Hải Đức" w:date="2017-04-24T00:30:00Z"/>
                <w:lang w:val="vi-VN"/>
              </w:rPr>
            </w:pPr>
            <w:ins w:id="48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86" w:author="Hải Đức" w:date="2017-04-24T00:30:00Z"/>
                <w:lang w:val="vi-VN"/>
              </w:rPr>
            </w:pPr>
            <w:ins w:id="487" w:author="Hải Đức" w:date="2017-04-24T00:30:00Z">
              <w:r w:rsidRPr="007215FD">
                <w:rPr>
                  <w:lang w:val="vi-VN"/>
                </w:rPr>
                <w:t>Khách có thể chọn chức năng đăng ký để tạo tài khoản đăng nhập hệ thống</w:t>
              </w:r>
            </w:ins>
          </w:p>
        </w:tc>
      </w:tr>
      <w:tr w:rsidR="00221CB8" w:rsidRPr="007215FD" w:rsidTr="00EA2D07">
        <w:trPr>
          <w:ins w:id="488" w:author="Hải Đức" w:date="2017-04-24T00:30:00Z"/>
        </w:trPr>
        <w:tc>
          <w:tcPr>
            <w:tcW w:w="2518" w:type="dxa"/>
            <w:shd w:val="clear" w:color="auto" w:fill="auto"/>
          </w:tcPr>
          <w:p w:rsidR="00221CB8" w:rsidRPr="007215FD" w:rsidRDefault="00221CB8" w:rsidP="00EA2D07">
            <w:pPr>
              <w:rPr>
                <w:ins w:id="489" w:author="Hải Đức" w:date="2017-04-24T00:30:00Z"/>
                <w:lang w:val="vi-VN"/>
              </w:rPr>
            </w:pPr>
            <w:ins w:id="490" w:author="Hải Đức" w:date="2017-04-24T00:30:00Z">
              <w:r w:rsidRPr="007215FD">
                <w:rPr>
                  <w:lang w:val="vi-VN"/>
                </w:rPr>
                <w:t>Input</w:t>
              </w:r>
            </w:ins>
          </w:p>
        </w:tc>
        <w:tc>
          <w:tcPr>
            <w:tcW w:w="7055" w:type="dxa"/>
            <w:shd w:val="clear" w:color="auto" w:fill="auto"/>
          </w:tcPr>
          <w:p w:rsidR="00221CB8" w:rsidRPr="007215FD" w:rsidRDefault="00221CB8" w:rsidP="00EA2D07">
            <w:pPr>
              <w:rPr>
                <w:ins w:id="491" w:author="Hải Đức" w:date="2017-04-24T00:30:00Z"/>
                <w:lang w:val="vi-VN"/>
              </w:rPr>
            </w:pPr>
            <w:ins w:id="492" w:author="Hải Đức" w:date="2017-04-24T00:30:00Z">
              <w:r w:rsidRPr="007215FD">
                <w:rPr>
                  <w:lang w:val="vi-VN"/>
                </w:rPr>
                <w:t>Nhập các thông tin theo yêu cầu</w:t>
              </w:r>
            </w:ins>
          </w:p>
        </w:tc>
      </w:tr>
      <w:tr w:rsidR="00221CB8" w:rsidRPr="007215FD" w:rsidTr="00EA2D07">
        <w:trPr>
          <w:ins w:id="493" w:author="Hải Đức" w:date="2017-04-24T00:30:00Z"/>
        </w:trPr>
        <w:tc>
          <w:tcPr>
            <w:tcW w:w="2518" w:type="dxa"/>
            <w:shd w:val="clear" w:color="auto" w:fill="auto"/>
          </w:tcPr>
          <w:p w:rsidR="00221CB8" w:rsidRPr="007215FD" w:rsidRDefault="00221CB8" w:rsidP="00EA2D07">
            <w:pPr>
              <w:rPr>
                <w:ins w:id="494" w:author="Hải Đức" w:date="2017-04-24T00:30:00Z"/>
                <w:lang w:val="vi-VN"/>
              </w:rPr>
            </w:pPr>
            <w:ins w:id="495" w:author="Hải Đức" w:date="2017-04-24T00:30:00Z">
              <w:r w:rsidRPr="007215FD">
                <w:rPr>
                  <w:lang w:val="vi-VN"/>
                </w:rPr>
                <w:t>Process</w:t>
              </w:r>
            </w:ins>
          </w:p>
        </w:tc>
        <w:tc>
          <w:tcPr>
            <w:tcW w:w="7055" w:type="dxa"/>
            <w:shd w:val="clear" w:color="auto" w:fill="auto"/>
          </w:tcPr>
          <w:p w:rsidR="00221CB8" w:rsidRPr="007215FD" w:rsidRDefault="00221CB8" w:rsidP="00EA2D07">
            <w:pPr>
              <w:rPr>
                <w:ins w:id="496" w:author="Hải Đức" w:date="2017-04-24T00:30:00Z"/>
                <w:lang w:val="vi-VN"/>
              </w:rPr>
            </w:pPr>
            <w:ins w:id="497" w:author="Hải Đức" w:date="2017-04-24T00:30:00Z">
              <w:r w:rsidRPr="007215FD">
                <w:rPr>
                  <w:lang w:val="vi-VN"/>
                </w:rPr>
                <w:t>Kiểm tra thông tin nhập có hợp lệ hay không và thêm vào dữ liệu</w:t>
              </w:r>
            </w:ins>
          </w:p>
        </w:tc>
      </w:tr>
      <w:tr w:rsidR="00221CB8" w:rsidRPr="007215FD" w:rsidTr="00EA2D07">
        <w:trPr>
          <w:ins w:id="498" w:author="Hải Đức" w:date="2017-04-24T00:30:00Z"/>
        </w:trPr>
        <w:tc>
          <w:tcPr>
            <w:tcW w:w="2518" w:type="dxa"/>
            <w:shd w:val="clear" w:color="auto" w:fill="auto"/>
          </w:tcPr>
          <w:p w:rsidR="00221CB8" w:rsidRPr="007215FD" w:rsidRDefault="00221CB8" w:rsidP="00EA2D07">
            <w:pPr>
              <w:rPr>
                <w:ins w:id="499" w:author="Hải Đức" w:date="2017-04-24T00:30:00Z"/>
                <w:lang w:val="vi-VN"/>
              </w:rPr>
            </w:pPr>
            <w:ins w:id="500" w:author="Hải Đức" w:date="2017-04-24T00:30:00Z">
              <w:r w:rsidRPr="007215FD">
                <w:rPr>
                  <w:lang w:val="vi-VN"/>
                </w:rPr>
                <w:t>Output</w:t>
              </w:r>
            </w:ins>
          </w:p>
        </w:tc>
        <w:tc>
          <w:tcPr>
            <w:tcW w:w="7055" w:type="dxa"/>
            <w:shd w:val="clear" w:color="auto" w:fill="auto"/>
          </w:tcPr>
          <w:p w:rsidR="00221CB8" w:rsidRPr="007215FD" w:rsidRDefault="00221CB8" w:rsidP="00EA2D07">
            <w:pPr>
              <w:rPr>
                <w:ins w:id="501" w:author="Hải Đức" w:date="2017-04-24T00:30:00Z"/>
                <w:lang w:val="vi-VN"/>
              </w:rPr>
            </w:pPr>
            <w:ins w:id="502" w:author="Hải Đức" w:date="2017-04-24T00:30:00Z">
              <w:r w:rsidRPr="007215FD">
                <w:rPr>
                  <w:lang w:val="vi-VN"/>
                </w:rPr>
                <w:t>Hiển thị thông báo đăng ký thành công hoặc bắt nhập lại</w:t>
              </w:r>
            </w:ins>
          </w:p>
        </w:tc>
      </w:tr>
    </w:tbl>
    <w:p w:rsidR="00221CB8" w:rsidRPr="00EA2D07" w:rsidRDefault="00221CB8" w:rsidP="00221CB8">
      <w:pPr>
        <w:rPr>
          <w:ins w:id="503" w:author="Hải Đức" w:date="2017-04-24T00:30:00Z"/>
          <w:lang w:val="vi-VN"/>
        </w:rPr>
      </w:pPr>
    </w:p>
    <w:p w:rsidR="00221CB8" w:rsidRPr="00EA2D07" w:rsidRDefault="00221CB8" w:rsidP="00221CB8">
      <w:pPr>
        <w:rPr>
          <w:ins w:id="504" w:author="Hải Đức" w:date="2017-04-24T00:30:00Z"/>
          <w:lang w:val="vi-VN"/>
        </w:rPr>
      </w:pPr>
    </w:p>
    <w:p w:rsidR="00221CB8" w:rsidRDefault="00221CB8">
      <w:pPr>
        <w:pStyle w:val="Heading3"/>
        <w:rPr>
          <w:ins w:id="505" w:author="Hải Đức" w:date="2017-04-24T00:30:00Z"/>
          <w:rFonts w:ascii="Times New Roman" w:hAnsi="Times New Roman" w:cs="Times New Roman"/>
          <w:lang w:val="vi-VN"/>
        </w:rPr>
        <w:pPrChange w:id="506" w:author="Hải Đức" w:date="2017-04-24T00:31:00Z">
          <w:pPr>
            <w:pStyle w:val="Heading2"/>
            <w:spacing w:before="0" w:after="120"/>
          </w:pPr>
        </w:pPrChange>
      </w:pPr>
      <w:bookmarkStart w:id="507" w:name="_Toc480758587"/>
      <w:ins w:id="508" w:author="Hải Đức" w:date="2017-04-24T00:30:00Z">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507"/>
      </w:ins>
    </w:p>
    <w:p w:rsidR="00221CB8" w:rsidRPr="00EA2D07" w:rsidRDefault="00221CB8" w:rsidP="00221CB8">
      <w:pPr>
        <w:rPr>
          <w:ins w:id="509" w:author="Hải Đức" w:date="2017-04-24T00:30:00Z"/>
          <w:lang w:val="vi-VN"/>
        </w:rPr>
      </w:pPr>
      <w:ins w:id="510" w:author="Hải Đức" w:date="2017-04-24T00:30:00Z">
        <w:r>
          <w:rPr>
            <w:lang w:val="vi-VN"/>
          </w:rPr>
          <w:tab/>
          <w:t>1. Đăng nhập vào hệ thống: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EA2D07">
        <w:trPr>
          <w:ins w:id="511" w:author="Hải Đức" w:date="2017-04-24T00:30:00Z"/>
        </w:trPr>
        <w:tc>
          <w:tcPr>
            <w:tcW w:w="2518" w:type="dxa"/>
            <w:shd w:val="clear" w:color="auto" w:fill="auto"/>
          </w:tcPr>
          <w:p w:rsidR="00221CB8" w:rsidRPr="007215FD" w:rsidRDefault="00221CB8" w:rsidP="00EA2D07">
            <w:pPr>
              <w:rPr>
                <w:ins w:id="512" w:author="Hải Đức" w:date="2017-04-24T00:30:00Z"/>
                <w:lang w:val="vi-VN"/>
              </w:rPr>
            </w:pPr>
            <w:ins w:id="513" w:author="Hải Đức" w:date="2017-04-24T00:30:00Z">
              <w:r w:rsidRPr="00EA2D07">
                <w:rPr>
                  <w:lang w:val="vi-VN"/>
                </w:rPr>
                <w:tab/>
              </w:r>
              <w:bookmarkStart w:id="514" w:name="_Toc430268564"/>
              <w:bookmarkStart w:id="515" w:name="_Toc463010957"/>
              <w:bookmarkStart w:id="516" w:name="_Toc480491576"/>
              <w:r w:rsidRPr="007215FD">
                <w:rPr>
                  <w:lang w:val="vi-VN"/>
                </w:rPr>
                <w:t>Description</w:t>
              </w:r>
            </w:ins>
          </w:p>
        </w:tc>
        <w:tc>
          <w:tcPr>
            <w:tcW w:w="7055" w:type="dxa"/>
            <w:shd w:val="clear" w:color="auto" w:fill="auto"/>
          </w:tcPr>
          <w:p w:rsidR="00221CB8" w:rsidRPr="007215FD" w:rsidRDefault="00221CB8" w:rsidP="00EA2D07">
            <w:pPr>
              <w:rPr>
                <w:ins w:id="517" w:author="Hải Đức" w:date="2017-04-24T00:30:00Z"/>
                <w:lang w:val="vi-VN"/>
              </w:rPr>
            </w:pPr>
            <w:ins w:id="518" w:author="Hải Đức" w:date="2017-04-24T00:30:00Z">
              <w:r w:rsidRPr="007215FD">
                <w:rPr>
                  <w:lang w:val="vi-VN"/>
                </w:rPr>
                <w:t>Sau khi đăng ký thành công member có thể đăng nhập vào Website</w:t>
              </w:r>
            </w:ins>
          </w:p>
        </w:tc>
      </w:tr>
      <w:tr w:rsidR="00221CB8" w:rsidRPr="007215FD" w:rsidTr="00EA2D07">
        <w:trPr>
          <w:ins w:id="519" w:author="Hải Đức" w:date="2017-04-24T00:30:00Z"/>
        </w:trPr>
        <w:tc>
          <w:tcPr>
            <w:tcW w:w="2518" w:type="dxa"/>
            <w:shd w:val="clear" w:color="auto" w:fill="auto"/>
          </w:tcPr>
          <w:p w:rsidR="00221CB8" w:rsidRPr="007215FD" w:rsidRDefault="00221CB8" w:rsidP="00EA2D07">
            <w:pPr>
              <w:rPr>
                <w:ins w:id="520" w:author="Hải Đức" w:date="2017-04-24T00:30:00Z"/>
                <w:lang w:val="vi-VN"/>
              </w:rPr>
            </w:pPr>
            <w:ins w:id="521" w:author="Hải Đức" w:date="2017-04-24T00:30:00Z">
              <w:r w:rsidRPr="007215FD">
                <w:rPr>
                  <w:lang w:val="vi-VN"/>
                </w:rPr>
                <w:t>Input</w:t>
              </w:r>
            </w:ins>
          </w:p>
        </w:tc>
        <w:tc>
          <w:tcPr>
            <w:tcW w:w="7055" w:type="dxa"/>
            <w:shd w:val="clear" w:color="auto" w:fill="auto"/>
          </w:tcPr>
          <w:p w:rsidR="00221CB8" w:rsidRPr="007215FD" w:rsidRDefault="00221CB8" w:rsidP="00EA2D07">
            <w:pPr>
              <w:rPr>
                <w:ins w:id="522" w:author="Hải Đức" w:date="2017-04-24T00:30:00Z"/>
                <w:lang w:val="vi-VN"/>
              </w:rPr>
            </w:pPr>
            <w:ins w:id="523" w:author="Hải Đức" w:date="2017-04-24T00:30:00Z">
              <w:r w:rsidRPr="007215FD">
                <w:rPr>
                  <w:lang w:val="vi-VN"/>
                </w:rPr>
                <w:t>Nhập username và password</w:t>
              </w:r>
            </w:ins>
          </w:p>
        </w:tc>
      </w:tr>
      <w:tr w:rsidR="00221CB8" w:rsidRPr="007215FD" w:rsidTr="00EA2D07">
        <w:trPr>
          <w:ins w:id="524" w:author="Hải Đức" w:date="2017-04-24T00:30:00Z"/>
        </w:trPr>
        <w:tc>
          <w:tcPr>
            <w:tcW w:w="2518" w:type="dxa"/>
            <w:shd w:val="clear" w:color="auto" w:fill="auto"/>
          </w:tcPr>
          <w:p w:rsidR="00221CB8" w:rsidRPr="007215FD" w:rsidRDefault="00221CB8" w:rsidP="00EA2D07">
            <w:pPr>
              <w:rPr>
                <w:ins w:id="525" w:author="Hải Đức" w:date="2017-04-24T00:30:00Z"/>
                <w:lang w:val="vi-VN"/>
              </w:rPr>
            </w:pPr>
            <w:ins w:id="526" w:author="Hải Đức" w:date="2017-04-24T00:30:00Z">
              <w:r w:rsidRPr="007215FD">
                <w:rPr>
                  <w:lang w:val="vi-VN"/>
                </w:rPr>
                <w:t>Process</w:t>
              </w:r>
            </w:ins>
          </w:p>
        </w:tc>
        <w:tc>
          <w:tcPr>
            <w:tcW w:w="7055" w:type="dxa"/>
            <w:shd w:val="clear" w:color="auto" w:fill="auto"/>
          </w:tcPr>
          <w:p w:rsidR="00221CB8" w:rsidRPr="007215FD" w:rsidRDefault="00221CB8" w:rsidP="00EA2D07">
            <w:pPr>
              <w:rPr>
                <w:ins w:id="527" w:author="Hải Đức" w:date="2017-04-24T00:30:00Z"/>
                <w:lang w:val="vi-VN"/>
              </w:rPr>
            </w:pPr>
            <w:ins w:id="528" w:author="Hải Đức" w:date="2017-04-24T00:30:00Z">
              <w:r w:rsidRPr="007215FD">
                <w:rPr>
                  <w:lang w:val="vi-VN"/>
                </w:rPr>
                <w:t>Kiểm tra đã nhập username và passwoird chưa, kiểm tra tài khoản đã có trong CSDL chưa?</w:t>
              </w:r>
            </w:ins>
          </w:p>
        </w:tc>
      </w:tr>
      <w:tr w:rsidR="00221CB8" w:rsidRPr="007215FD" w:rsidTr="00EA2D07">
        <w:trPr>
          <w:ins w:id="529" w:author="Hải Đức" w:date="2017-04-24T00:30:00Z"/>
        </w:trPr>
        <w:tc>
          <w:tcPr>
            <w:tcW w:w="2518" w:type="dxa"/>
            <w:shd w:val="clear" w:color="auto" w:fill="auto"/>
          </w:tcPr>
          <w:p w:rsidR="00221CB8" w:rsidRPr="007215FD" w:rsidRDefault="00221CB8" w:rsidP="00EA2D07">
            <w:pPr>
              <w:rPr>
                <w:ins w:id="530" w:author="Hải Đức" w:date="2017-04-24T00:30:00Z"/>
                <w:lang w:val="vi-VN"/>
              </w:rPr>
            </w:pPr>
            <w:ins w:id="531" w:author="Hải Đức" w:date="2017-04-24T00:30:00Z">
              <w:r w:rsidRPr="007215FD">
                <w:rPr>
                  <w:lang w:val="vi-VN"/>
                </w:rPr>
                <w:t>Output</w:t>
              </w:r>
            </w:ins>
          </w:p>
        </w:tc>
        <w:tc>
          <w:tcPr>
            <w:tcW w:w="7055" w:type="dxa"/>
            <w:shd w:val="clear" w:color="auto" w:fill="auto"/>
          </w:tcPr>
          <w:p w:rsidR="00221CB8" w:rsidRPr="007215FD" w:rsidRDefault="00221CB8" w:rsidP="00EA2D07">
            <w:pPr>
              <w:rPr>
                <w:ins w:id="532" w:author="Hải Đức" w:date="2017-04-24T00:30:00Z"/>
                <w:lang w:val="vi-VN"/>
              </w:rPr>
            </w:pPr>
            <w:ins w:id="533" w:author="Hải Đức" w:date="2017-04-24T00:30:00Z">
              <w:r w:rsidRPr="007215FD">
                <w:rPr>
                  <w:lang w:val="vi-VN"/>
                </w:rPr>
                <w:t>Đưa ra thông báo đăng nhập thành công hoặc yêu cầu nhập lại.</w:t>
              </w:r>
            </w:ins>
          </w:p>
        </w:tc>
      </w:tr>
    </w:tbl>
    <w:bookmarkEnd w:id="514"/>
    <w:bookmarkEnd w:id="515"/>
    <w:bookmarkEnd w:id="516"/>
    <w:p w:rsidR="00221CB8" w:rsidRDefault="00221CB8" w:rsidP="00221CB8">
      <w:pPr>
        <w:rPr>
          <w:ins w:id="534" w:author="Hải Đức" w:date="2017-04-24T00:30:00Z"/>
          <w:b/>
          <w:bCs/>
          <w:kern w:val="32"/>
          <w:szCs w:val="32"/>
          <w:lang w:val="vi-VN"/>
        </w:rPr>
      </w:pPr>
      <w:ins w:id="535" w:author="Hải Đức" w:date="2017-04-24T00:30:00Z">
        <w:r>
          <w:rPr>
            <w:b/>
            <w:bCs/>
            <w:kern w:val="32"/>
            <w:szCs w:val="32"/>
            <w:lang w:val="vi-VN"/>
          </w:rPr>
          <w:tab/>
        </w:r>
      </w:ins>
    </w:p>
    <w:p w:rsidR="00221CB8" w:rsidRDefault="00221CB8" w:rsidP="00221CB8">
      <w:pPr>
        <w:rPr>
          <w:ins w:id="536" w:author="Hải Đức" w:date="2017-04-24T00:30:00Z"/>
          <w:lang w:val="vi-VN"/>
        </w:rPr>
      </w:pPr>
      <w:ins w:id="537" w:author="Hải Đức" w:date="2017-04-24T00:30:00Z">
        <w:r>
          <w:rPr>
            <w:lang w:val="vi-VN"/>
          </w:rPr>
          <w:tab/>
          <w:t>2. Đăng xuất (Thoát):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EA2D07">
        <w:trPr>
          <w:ins w:id="538" w:author="Hải Đức" w:date="2017-04-24T00:30:00Z"/>
        </w:trPr>
        <w:tc>
          <w:tcPr>
            <w:tcW w:w="2518" w:type="dxa"/>
            <w:shd w:val="clear" w:color="auto" w:fill="auto"/>
          </w:tcPr>
          <w:p w:rsidR="00221CB8" w:rsidRPr="007215FD" w:rsidRDefault="00221CB8" w:rsidP="00EA2D07">
            <w:pPr>
              <w:rPr>
                <w:ins w:id="539" w:author="Hải Đức" w:date="2017-04-24T00:30:00Z"/>
                <w:lang w:val="vi-VN"/>
              </w:rPr>
            </w:pPr>
            <w:ins w:id="54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41" w:author="Hải Đức" w:date="2017-04-24T00:30:00Z"/>
                <w:lang w:val="vi-VN"/>
              </w:rPr>
            </w:pPr>
            <w:ins w:id="542" w:author="Hải Đức" w:date="2017-04-24T00:30:00Z">
              <w:r w:rsidRPr="007215FD">
                <w:rPr>
                  <w:lang w:val="vi-VN"/>
                </w:rPr>
                <w:t>Thành viên thoát khỏi đăng nhập vào Website</w:t>
              </w:r>
            </w:ins>
          </w:p>
        </w:tc>
      </w:tr>
      <w:tr w:rsidR="00221CB8" w:rsidRPr="007215FD" w:rsidTr="00EA2D07">
        <w:trPr>
          <w:ins w:id="543" w:author="Hải Đức" w:date="2017-04-24T00:30:00Z"/>
        </w:trPr>
        <w:tc>
          <w:tcPr>
            <w:tcW w:w="2518" w:type="dxa"/>
            <w:shd w:val="clear" w:color="auto" w:fill="auto"/>
          </w:tcPr>
          <w:p w:rsidR="00221CB8" w:rsidRPr="007215FD" w:rsidRDefault="00221CB8" w:rsidP="00EA2D07">
            <w:pPr>
              <w:rPr>
                <w:ins w:id="544" w:author="Hải Đức" w:date="2017-04-24T00:30:00Z"/>
                <w:lang w:val="vi-VN"/>
              </w:rPr>
            </w:pPr>
            <w:ins w:id="545" w:author="Hải Đức" w:date="2017-04-24T00:30:00Z">
              <w:r w:rsidRPr="007215FD">
                <w:rPr>
                  <w:lang w:val="vi-VN"/>
                </w:rPr>
                <w:t>Input</w:t>
              </w:r>
            </w:ins>
          </w:p>
        </w:tc>
        <w:tc>
          <w:tcPr>
            <w:tcW w:w="7055" w:type="dxa"/>
            <w:shd w:val="clear" w:color="auto" w:fill="auto"/>
          </w:tcPr>
          <w:p w:rsidR="00221CB8" w:rsidRPr="007215FD" w:rsidRDefault="00221CB8" w:rsidP="00EA2D07">
            <w:pPr>
              <w:rPr>
                <w:ins w:id="546" w:author="Hải Đức" w:date="2017-04-24T00:30:00Z"/>
                <w:lang w:val="vi-VN"/>
              </w:rPr>
            </w:pPr>
            <w:ins w:id="547" w:author="Hải Đức" w:date="2017-04-24T00:30:00Z">
              <w:r w:rsidRPr="007215FD">
                <w:rPr>
                  <w:lang w:val="vi-VN"/>
                </w:rPr>
                <w:t>Thoát khói tranh web thành viên</w:t>
              </w:r>
            </w:ins>
          </w:p>
        </w:tc>
      </w:tr>
      <w:tr w:rsidR="00221CB8" w:rsidRPr="007215FD" w:rsidTr="00EA2D07">
        <w:trPr>
          <w:ins w:id="548" w:author="Hải Đức" w:date="2017-04-24T00:30:00Z"/>
        </w:trPr>
        <w:tc>
          <w:tcPr>
            <w:tcW w:w="2518" w:type="dxa"/>
            <w:shd w:val="clear" w:color="auto" w:fill="auto"/>
          </w:tcPr>
          <w:p w:rsidR="00221CB8" w:rsidRPr="007215FD" w:rsidRDefault="00221CB8" w:rsidP="00EA2D07">
            <w:pPr>
              <w:rPr>
                <w:ins w:id="549" w:author="Hải Đức" w:date="2017-04-24T00:30:00Z"/>
                <w:lang w:val="vi-VN"/>
              </w:rPr>
            </w:pPr>
            <w:ins w:id="550" w:author="Hải Đức" w:date="2017-04-24T00:30:00Z">
              <w:r w:rsidRPr="007215FD">
                <w:rPr>
                  <w:lang w:val="vi-VN"/>
                </w:rPr>
                <w:t>Process</w:t>
              </w:r>
            </w:ins>
          </w:p>
        </w:tc>
        <w:tc>
          <w:tcPr>
            <w:tcW w:w="7055" w:type="dxa"/>
            <w:shd w:val="clear" w:color="auto" w:fill="auto"/>
          </w:tcPr>
          <w:p w:rsidR="00221CB8" w:rsidRPr="007215FD" w:rsidRDefault="00221CB8" w:rsidP="00EA2D07">
            <w:pPr>
              <w:rPr>
                <w:ins w:id="551" w:author="Hải Đức" w:date="2017-04-24T00:30:00Z"/>
                <w:lang w:val="vi-VN"/>
              </w:rPr>
            </w:pPr>
            <w:ins w:id="552" w:author="Hải Đức" w:date="2017-04-24T00:30:00Z">
              <w:r w:rsidRPr="007215FD">
                <w:rPr>
                  <w:lang w:val="vi-VN"/>
                </w:rPr>
                <w:t>Truy xuất CSDL và kiểm tra xem đã thoát khói đăng nhập chưa</w:t>
              </w:r>
            </w:ins>
          </w:p>
        </w:tc>
      </w:tr>
      <w:tr w:rsidR="00221CB8" w:rsidRPr="007215FD" w:rsidTr="00EA2D07">
        <w:trPr>
          <w:ins w:id="553" w:author="Hải Đức" w:date="2017-04-24T00:30:00Z"/>
        </w:trPr>
        <w:tc>
          <w:tcPr>
            <w:tcW w:w="2518" w:type="dxa"/>
            <w:shd w:val="clear" w:color="auto" w:fill="auto"/>
          </w:tcPr>
          <w:p w:rsidR="00221CB8" w:rsidRPr="007215FD" w:rsidRDefault="00221CB8" w:rsidP="00EA2D07">
            <w:pPr>
              <w:rPr>
                <w:ins w:id="554" w:author="Hải Đức" w:date="2017-04-24T00:30:00Z"/>
                <w:lang w:val="vi-VN"/>
              </w:rPr>
            </w:pPr>
            <w:ins w:id="555" w:author="Hải Đức" w:date="2017-04-24T00:30:00Z">
              <w:r w:rsidRPr="007215FD">
                <w:rPr>
                  <w:lang w:val="vi-VN"/>
                </w:rPr>
                <w:t>Output</w:t>
              </w:r>
            </w:ins>
          </w:p>
        </w:tc>
        <w:tc>
          <w:tcPr>
            <w:tcW w:w="7055" w:type="dxa"/>
            <w:shd w:val="clear" w:color="auto" w:fill="auto"/>
          </w:tcPr>
          <w:p w:rsidR="00221CB8" w:rsidRPr="007215FD" w:rsidRDefault="00221CB8" w:rsidP="00EA2D07">
            <w:pPr>
              <w:rPr>
                <w:ins w:id="556" w:author="Hải Đức" w:date="2017-04-24T00:30:00Z"/>
                <w:lang w:val="vi-VN"/>
              </w:rPr>
            </w:pPr>
            <w:ins w:id="557" w:author="Hải Đức" w:date="2017-04-24T00:30:00Z">
              <w:r w:rsidRPr="007215FD">
                <w:rPr>
                  <w:lang w:val="vi-VN"/>
                </w:rPr>
                <w:t>Hiển thị đã thoát khỏi hệ thống thành công hoặc thông báo xảy ra lỗi yêu cầu thoát lại</w:t>
              </w:r>
            </w:ins>
          </w:p>
        </w:tc>
      </w:tr>
    </w:tbl>
    <w:p w:rsidR="00221CB8" w:rsidRPr="008E0FCB" w:rsidRDefault="00221CB8" w:rsidP="00221CB8">
      <w:pPr>
        <w:rPr>
          <w:ins w:id="558" w:author="Hải Đức" w:date="2017-04-24T00:30:00Z"/>
          <w:lang w:val="vi-VN"/>
        </w:rPr>
      </w:pPr>
    </w:p>
    <w:p w:rsidR="00221CB8" w:rsidRDefault="00221CB8" w:rsidP="00221CB8">
      <w:pPr>
        <w:rPr>
          <w:ins w:id="559" w:author="Hải Đức" w:date="2017-04-24T00:30:00Z"/>
          <w:lang w:val="vi-VN"/>
        </w:rPr>
      </w:pPr>
      <w:ins w:id="560" w:author="Hải Đức" w:date="2017-04-24T00:30:00Z">
        <w:r>
          <w:rPr>
            <w:lang w:val="vi-VN"/>
          </w:rPr>
          <w:tab/>
          <w:t>3. Thay đổi mật khẩu:</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561" w:author="Hải Đức" w:date="2017-04-24T00:30:00Z"/>
        </w:trPr>
        <w:tc>
          <w:tcPr>
            <w:tcW w:w="2518" w:type="dxa"/>
            <w:shd w:val="clear" w:color="auto" w:fill="auto"/>
          </w:tcPr>
          <w:p w:rsidR="00221CB8" w:rsidRPr="007215FD" w:rsidRDefault="00221CB8" w:rsidP="00EA2D07">
            <w:pPr>
              <w:rPr>
                <w:ins w:id="562" w:author="Hải Đức" w:date="2017-04-24T00:30:00Z"/>
                <w:lang w:val="vi-VN"/>
              </w:rPr>
            </w:pPr>
            <w:ins w:id="563"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64" w:author="Hải Đức" w:date="2017-04-24T00:30:00Z"/>
                <w:lang w:val="vi-VN"/>
              </w:rPr>
            </w:pPr>
            <w:ins w:id="565" w:author="Hải Đức" w:date="2017-04-24T00:30:00Z">
              <w:r w:rsidRPr="007215FD">
                <w:rPr>
                  <w:lang w:val="vi-VN"/>
                </w:rPr>
                <w:t>Thành viên có thể thay đổi mạt khẩu để đảm bảo tính bảo mật</w:t>
              </w:r>
            </w:ins>
          </w:p>
        </w:tc>
      </w:tr>
      <w:tr w:rsidR="00221CB8" w:rsidRPr="007215FD" w:rsidTr="00EA2D07">
        <w:trPr>
          <w:ins w:id="566" w:author="Hải Đức" w:date="2017-04-24T00:30:00Z"/>
        </w:trPr>
        <w:tc>
          <w:tcPr>
            <w:tcW w:w="2518" w:type="dxa"/>
            <w:shd w:val="clear" w:color="auto" w:fill="auto"/>
          </w:tcPr>
          <w:p w:rsidR="00221CB8" w:rsidRPr="007215FD" w:rsidRDefault="00221CB8" w:rsidP="00EA2D07">
            <w:pPr>
              <w:rPr>
                <w:ins w:id="567" w:author="Hải Đức" w:date="2017-04-24T00:30:00Z"/>
                <w:lang w:val="vi-VN"/>
              </w:rPr>
            </w:pPr>
            <w:ins w:id="568" w:author="Hải Đức" w:date="2017-04-24T00:30:00Z">
              <w:r w:rsidRPr="007215FD">
                <w:rPr>
                  <w:lang w:val="vi-VN"/>
                </w:rPr>
                <w:t>Input</w:t>
              </w:r>
            </w:ins>
          </w:p>
        </w:tc>
        <w:tc>
          <w:tcPr>
            <w:tcW w:w="7055" w:type="dxa"/>
            <w:shd w:val="clear" w:color="auto" w:fill="auto"/>
          </w:tcPr>
          <w:p w:rsidR="00221CB8" w:rsidRPr="007215FD" w:rsidRDefault="00221CB8" w:rsidP="00EA2D07">
            <w:pPr>
              <w:rPr>
                <w:ins w:id="569" w:author="Hải Đức" w:date="2017-04-24T00:30:00Z"/>
                <w:lang w:val="vi-VN"/>
              </w:rPr>
            </w:pPr>
            <w:ins w:id="570" w:author="Hải Đức" w:date="2017-04-24T00:30:00Z">
              <w:r w:rsidRPr="007215FD">
                <w:rPr>
                  <w:lang w:val="vi-VN"/>
                </w:rPr>
                <w:t>Nhập mật khấu cũ, nhập mật khẩu mới, nhập lại mật khẩu mới</w:t>
              </w:r>
            </w:ins>
          </w:p>
        </w:tc>
      </w:tr>
      <w:tr w:rsidR="00221CB8" w:rsidRPr="007215FD" w:rsidTr="00EA2D07">
        <w:trPr>
          <w:ins w:id="571" w:author="Hải Đức" w:date="2017-04-24T00:30:00Z"/>
        </w:trPr>
        <w:tc>
          <w:tcPr>
            <w:tcW w:w="2518" w:type="dxa"/>
            <w:shd w:val="clear" w:color="auto" w:fill="auto"/>
          </w:tcPr>
          <w:p w:rsidR="00221CB8" w:rsidRPr="007215FD" w:rsidRDefault="00221CB8" w:rsidP="00EA2D07">
            <w:pPr>
              <w:rPr>
                <w:ins w:id="572" w:author="Hải Đức" w:date="2017-04-24T00:30:00Z"/>
                <w:lang w:val="vi-VN"/>
              </w:rPr>
            </w:pPr>
            <w:ins w:id="573" w:author="Hải Đức" w:date="2017-04-24T00:30:00Z">
              <w:r w:rsidRPr="007215FD">
                <w:rPr>
                  <w:lang w:val="vi-VN"/>
                </w:rPr>
                <w:t>Process</w:t>
              </w:r>
            </w:ins>
          </w:p>
        </w:tc>
        <w:tc>
          <w:tcPr>
            <w:tcW w:w="7055" w:type="dxa"/>
            <w:shd w:val="clear" w:color="auto" w:fill="auto"/>
          </w:tcPr>
          <w:p w:rsidR="00221CB8" w:rsidRPr="007215FD" w:rsidRDefault="00221CB8" w:rsidP="00EA2D07">
            <w:pPr>
              <w:rPr>
                <w:ins w:id="574" w:author="Hải Đức" w:date="2017-04-24T00:30:00Z"/>
                <w:lang w:val="vi-VN"/>
              </w:rPr>
            </w:pPr>
            <w:ins w:id="575" w:author="Hải Đức" w:date="2017-04-24T00:30:00Z">
              <w:r w:rsidRPr="007215FD">
                <w:rPr>
                  <w:lang w:val="vi-VN"/>
                </w:rPr>
                <w:t>So sánh mật khẩu cũ nếu đúng thì so sánh mật khẩu mới và xác nhận mật khẩu mới nếu trùng thì cho update mật khẩu mới</w:t>
              </w:r>
            </w:ins>
          </w:p>
        </w:tc>
      </w:tr>
      <w:tr w:rsidR="00221CB8" w:rsidRPr="007215FD" w:rsidTr="00EA2D07">
        <w:trPr>
          <w:ins w:id="576" w:author="Hải Đức" w:date="2017-04-24T00:30:00Z"/>
        </w:trPr>
        <w:tc>
          <w:tcPr>
            <w:tcW w:w="2518" w:type="dxa"/>
            <w:shd w:val="clear" w:color="auto" w:fill="auto"/>
          </w:tcPr>
          <w:p w:rsidR="00221CB8" w:rsidRPr="007215FD" w:rsidRDefault="00221CB8" w:rsidP="00EA2D07">
            <w:pPr>
              <w:rPr>
                <w:ins w:id="577" w:author="Hải Đức" w:date="2017-04-24T00:30:00Z"/>
                <w:lang w:val="vi-VN"/>
              </w:rPr>
            </w:pPr>
            <w:ins w:id="578" w:author="Hải Đức" w:date="2017-04-24T00:30:00Z">
              <w:r w:rsidRPr="007215FD">
                <w:rPr>
                  <w:lang w:val="vi-VN"/>
                </w:rPr>
                <w:t>Output</w:t>
              </w:r>
            </w:ins>
          </w:p>
        </w:tc>
        <w:tc>
          <w:tcPr>
            <w:tcW w:w="7055" w:type="dxa"/>
            <w:shd w:val="clear" w:color="auto" w:fill="auto"/>
          </w:tcPr>
          <w:p w:rsidR="00221CB8" w:rsidRPr="007215FD" w:rsidRDefault="00221CB8" w:rsidP="00EA2D07">
            <w:pPr>
              <w:rPr>
                <w:ins w:id="579" w:author="Hải Đức" w:date="2017-04-24T00:30:00Z"/>
                <w:lang w:val="vi-VN"/>
              </w:rPr>
            </w:pPr>
            <w:ins w:id="580" w:author="Hải Đức" w:date="2017-04-24T00:30:00Z">
              <w:r w:rsidRPr="007215FD">
                <w:rPr>
                  <w:lang w:val="vi-VN"/>
                </w:rPr>
                <w:t>Hiển thị thông báo thành công hoặc yêu cầu nhập lại</w:t>
              </w:r>
            </w:ins>
          </w:p>
        </w:tc>
      </w:tr>
    </w:tbl>
    <w:p w:rsidR="00221CB8" w:rsidRDefault="00221CB8" w:rsidP="00221CB8">
      <w:pPr>
        <w:rPr>
          <w:ins w:id="581" w:author="Hải Đức" w:date="2017-04-24T00:30:00Z"/>
          <w:lang w:val="vi-VN"/>
        </w:rPr>
      </w:pPr>
      <w:ins w:id="582" w:author="Hải Đức" w:date="2017-04-24T00:30:00Z">
        <w:r>
          <w:rPr>
            <w:lang w:val="vi-VN"/>
          </w:rPr>
          <w:tab/>
          <w:t>4.Thay đổi thông tin đăng ký:</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583" w:author="Hải Đức" w:date="2017-04-24T00:30:00Z"/>
        </w:trPr>
        <w:tc>
          <w:tcPr>
            <w:tcW w:w="2518" w:type="dxa"/>
            <w:shd w:val="clear" w:color="auto" w:fill="auto"/>
          </w:tcPr>
          <w:p w:rsidR="00221CB8" w:rsidRPr="007215FD" w:rsidRDefault="00221CB8" w:rsidP="00EA2D07">
            <w:pPr>
              <w:rPr>
                <w:ins w:id="584" w:author="Hải Đức" w:date="2017-04-24T00:30:00Z"/>
                <w:lang w:val="vi-VN"/>
              </w:rPr>
            </w:pPr>
            <w:ins w:id="58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86" w:author="Hải Đức" w:date="2017-04-24T00:30:00Z"/>
                <w:lang w:val="vi-VN"/>
              </w:rPr>
            </w:pPr>
            <w:ins w:id="587" w:author="Hải Đức" w:date="2017-04-24T00:30:00Z">
              <w:r w:rsidRPr="007215FD">
                <w:rPr>
                  <w:lang w:val="vi-VN"/>
                </w:rPr>
                <w:t>Thành viên có thể thay đổi thông tin cá nhân</w:t>
              </w:r>
            </w:ins>
          </w:p>
        </w:tc>
      </w:tr>
      <w:tr w:rsidR="00221CB8" w:rsidRPr="007215FD" w:rsidTr="00EA2D07">
        <w:trPr>
          <w:ins w:id="588" w:author="Hải Đức" w:date="2017-04-24T00:30:00Z"/>
        </w:trPr>
        <w:tc>
          <w:tcPr>
            <w:tcW w:w="2518" w:type="dxa"/>
            <w:shd w:val="clear" w:color="auto" w:fill="auto"/>
          </w:tcPr>
          <w:p w:rsidR="00221CB8" w:rsidRPr="007215FD" w:rsidRDefault="00221CB8" w:rsidP="00EA2D07">
            <w:pPr>
              <w:rPr>
                <w:ins w:id="589" w:author="Hải Đức" w:date="2017-04-24T00:30:00Z"/>
                <w:lang w:val="vi-VN"/>
              </w:rPr>
            </w:pPr>
            <w:ins w:id="590" w:author="Hải Đức" w:date="2017-04-24T00:30:00Z">
              <w:r w:rsidRPr="007215FD">
                <w:rPr>
                  <w:lang w:val="vi-VN"/>
                </w:rPr>
                <w:t>Input</w:t>
              </w:r>
            </w:ins>
          </w:p>
        </w:tc>
        <w:tc>
          <w:tcPr>
            <w:tcW w:w="7055" w:type="dxa"/>
            <w:shd w:val="clear" w:color="auto" w:fill="auto"/>
          </w:tcPr>
          <w:p w:rsidR="00221CB8" w:rsidRPr="007215FD" w:rsidRDefault="00221CB8" w:rsidP="00EA2D07">
            <w:pPr>
              <w:rPr>
                <w:ins w:id="591" w:author="Hải Đức" w:date="2017-04-24T00:30:00Z"/>
                <w:lang w:val="vi-VN"/>
              </w:rPr>
            </w:pPr>
            <w:ins w:id="592" w:author="Hải Đức" w:date="2017-04-24T00:30:00Z">
              <w:r w:rsidRPr="007215FD">
                <w:rPr>
                  <w:lang w:val="vi-VN"/>
                </w:rPr>
                <w:t>Nhập thông tin cần thay đổi</w:t>
              </w:r>
            </w:ins>
          </w:p>
        </w:tc>
      </w:tr>
      <w:tr w:rsidR="00221CB8" w:rsidRPr="007215FD" w:rsidTr="00EA2D07">
        <w:trPr>
          <w:ins w:id="593" w:author="Hải Đức" w:date="2017-04-24T00:30:00Z"/>
        </w:trPr>
        <w:tc>
          <w:tcPr>
            <w:tcW w:w="2518" w:type="dxa"/>
            <w:shd w:val="clear" w:color="auto" w:fill="auto"/>
          </w:tcPr>
          <w:p w:rsidR="00221CB8" w:rsidRPr="007215FD" w:rsidRDefault="00221CB8" w:rsidP="00EA2D07">
            <w:pPr>
              <w:rPr>
                <w:ins w:id="594" w:author="Hải Đức" w:date="2017-04-24T00:30:00Z"/>
                <w:lang w:val="vi-VN"/>
              </w:rPr>
            </w:pPr>
            <w:ins w:id="595" w:author="Hải Đức" w:date="2017-04-24T00:30:00Z">
              <w:r w:rsidRPr="007215FD">
                <w:rPr>
                  <w:lang w:val="vi-VN"/>
                </w:rPr>
                <w:t>Process</w:t>
              </w:r>
            </w:ins>
          </w:p>
        </w:tc>
        <w:tc>
          <w:tcPr>
            <w:tcW w:w="7055" w:type="dxa"/>
            <w:shd w:val="clear" w:color="auto" w:fill="auto"/>
          </w:tcPr>
          <w:p w:rsidR="00221CB8" w:rsidRPr="007215FD" w:rsidRDefault="00221CB8" w:rsidP="00EA2D07">
            <w:pPr>
              <w:rPr>
                <w:ins w:id="596" w:author="Hải Đức" w:date="2017-04-24T00:30:00Z"/>
                <w:lang w:val="vi-VN"/>
              </w:rPr>
            </w:pPr>
            <w:ins w:id="597" w:author="Hải Đức" w:date="2017-04-24T00:30:00Z">
              <w:r w:rsidRPr="007215FD">
                <w:rPr>
                  <w:lang w:val="vi-VN"/>
                </w:rPr>
                <w:t>Kiểm tra tính hợp lệ, update thay đỏi vào CSDL</w:t>
              </w:r>
            </w:ins>
          </w:p>
        </w:tc>
      </w:tr>
      <w:tr w:rsidR="00221CB8" w:rsidRPr="007215FD" w:rsidTr="00EA2D07">
        <w:trPr>
          <w:ins w:id="598" w:author="Hải Đức" w:date="2017-04-24T00:30:00Z"/>
        </w:trPr>
        <w:tc>
          <w:tcPr>
            <w:tcW w:w="2518" w:type="dxa"/>
            <w:shd w:val="clear" w:color="auto" w:fill="auto"/>
          </w:tcPr>
          <w:p w:rsidR="00221CB8" w:rsidRPr="007215FD" w:rsidRDefault="00221CB8" w:rsidP="00EA2D07">
            <w:pPr>
              <w:rPr>
                <w:ins w:id="599" w:author="Hải Đức" w:date="2017-04-24T00:30:00Z"/>
                <w:lang w:val="vi-VN"/>
              </w:rPr>
            </w:pPr>
            <w:ins w:id="600" w:author="Hải Đức" w:date="2017-04-24T00:30:00Z">
              <w:r w:rsidRPr="007215FD">
                <w:rPr>
                  <w:lang w:val="vi-VN"/>
                </w:rPr>
                <w:t>Output</w:t>
              </w:r>
            </w:ins>
          </w:p>
        </w:tc>
        <w:tc>
          <w:tcPr>
            <w:tcW w:w="7055" w:type="dxa"/>
            <w:shd w:val="clear" w:color="auto" w:fill="auto"/>
          </w:tcPr>
          <w:p w:rsidR="00221CB8" w:rsidRPr="007215FD" w:rsidRDefault="00221CB8" w:rsidP="00EA2D07">
            <w:pPr>
              <w:rPr>
                <w:ins w:id="601" w:author="Hải Đức" w:date="2017-04-24T00:30:00Z"/>
                <w:lang w:val="vi-VN"/>
              </w:rPr>
            </w:pPr>
            <w:ins w:id="602" w:author="Hải Đức" w:date="2017-04-24T00:30:00Z">
              <w:r w:rsidRPr="007215FD">
                <w:rPr>
                  <w:lang w:val="vi-VN"/>
                </w:rPr>
                <w:t>Hiển thị thông báo thay đổi thành công hoặc yêu cầu nhập lại</w:t>
              </w:r>
            </w:ins>
          </w:p>
        </w:tc>
      </w:tr>
    </w:tbl>
    <w:p w:rsidR="00221CB8" w:rsidRDefault="00221CB8" w:rsidP="00221CB8">
      <w:pPr>
        <w:rPr>
          <w:ins w:id="603" w:author="Hải Đức" w:date="2017-04-24T00:30:00Z"/>
          <w:lang w:val="vi-VN"/>
        </w:rPr>
      </w:pPr>
      <w:ins w:id="604" w:author="Hải Đức" w:date="2017-04-24T00:30:00Z">
        <w:r>
          <w:rPr>
            <w:lang w:val="vi-VN"/>
          </w:rPr>
          <w:tab/>
          <w:t>5.Bình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605" w:author="Hải Đức" w:date="2017-04-24T00:30:00Z"/>
        </w:trPr>
        <w:tc>
          <w:tcPr>
            <w:tcW w:w="2518" w:type="dxa"/>
            <w:shd w:val="clear" w:color="auto" w:fill="auto"/>
          </w:tcPr>
          <w:p w:rsidR="00221CB8" w:rsidRPr="007215FD" w:rsidRDefault="00221CB8" w:rsidP="00EA2D07">
            <w:pPr>
              <w:rPr>
                <w:ins w:id="606" w:author="Hải Đức" w:date="2017-04-24T00:30:00Z"/>
                <w:lang w:val="vi-VN"/>
              </w:rPr>
            </w:pPr>
            <w:ins w:id="607"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08" w:author="Hải Đức" w:date="2017-04-24T00:30:00Z"/>
                <w:lang w:val="vi-VN"/>
              </w:rPr>
            </w:pPr>
            <w:ins w:id="609" w:author="Hải Đức" w:date="2017-04-24T00:30:00Z">
              <w:r w:rsidRPr="007215FD">
                <w:rPr>
                  <w:lang w:val="vi-VN"/>
                </w:rPr>
                <w:t>Thành viên có thể đưa ra những bình luận chó những ảnh về món ăn mà họ đã xem</w:t>
              </w:r>
            </w:ins>
          </w:p>
        </w:tc>
      </w:tr>
      <w:tr w:rsidR="00221CB8" w:rsidRPr="007215FD" w:rsidTr="00EA2D07">
        <w:trPr>
          <w:ins w:id="610" w:author="Hải Đức" w:date="2017-04-24T00:30:00Z"/>
        </w:trPr>
        <w:tc>
          <w:tcPr>
            <w:tcW w:w="2518" w:type="dxa"/>
            <w:shd w:val="clear" w:color="auto" w:fill="auto"/>
          </w:tcPr>
          <w:p w:rsidR="00221CB8" w:rsidRPr="007215FD" w:rsidRDefault="00221CB8" w:rsidP="00EA2D07">
            <w:pPr>
              <w:rPr>
                <w:ins w:id="611" w:author="Hải Đức" w:date="2017-04-24T00:30:00Z"/>
                <w:lang w:val="vi-VN"/>
              </w:rPr>
            </w:pPr>
            <w:ins w:id="612" w:author="Hải Đức" w:date="2017-04-24T00:30:00Z">
              <w:r w:rsidRPr="007215FD">
                <w:rPr>
                  <w:lang w:val="vi-VN"/>
                </w:rPr>
                <w:t>Input</w:t>
              </w:r>
            </w:ins>
          </w:p>
        </w:tc>
        <w:tc>
          <w:tcPr>
            <w:tcW w:w="7055" w:type="dxa"/>
            <w:shd w:val="clear" w:color="auto" w:fill="auto"/>
          </w:tcPr>
          <w:p w:rsidR="00221CB8" w:rsidRPr="007215FD" w:rsidRDefault="00221CB8" w:rsidP="00EA2D07">
            <w:pPr>
              <w:rPr>
                <w:ins w:id="613" w:author="Hải Đức" w:date="2017-04-24T00:30:00Z"/>
                <w:lang w:val="vi-VN"/>
              </w:rPr>
            </w:pPr>
            <w:ins w:id="614" w:author="Hải Đức" w:date="2017-04-24T00:30:00Z">
              <w:r w:rsidRPr="007215FD">
                <w:rPr>
                  <w:lang w:val="vi-VN"/>
                </w:rPr>
                <w:t>Lựa chọn ảnh mà thành viên muốn bình luận</w:t>
              </w:r>
            </w:ins>
          </w:p>
        </w:tc>
      </w:tr>
      <w:tr w:rsidR="00221CB8" w:rsidRPr="007215FD" w:rsidTr="00EA2D07">
        <w:trPr>
          <w:ins w:id="615" w:author="Hải Đức" w:date="2017-04-24T00:30:00Z"/>
        </w:trPr>
        <w:tc>
          <w:tcPr>
            <w:tcW w:w="2518" w:type="dxa"/>
            <w:shd w:val="clear" w:color="auto" w:fill="auto"/>
          </w:tcPr>
          <w:p w:rsidR="00221CB8" w:rsidRPr="007215FD" w:rsidRDefault="00221CB8" w:rsidP="00EA2D07">
            <w:pPr>
              <w:rPr>
                <w:ins w:id="616" w:author="Hải Đức" w:date="2017-04-24T00:30:00Z"/>
                <w:lang w:val="vi-VN"/>
              </w:rPr>
            </w:pPr>
            <w:ins w:id="617" w:author="Hải Đức" w:date="2017-04-24T00:30:00Z">
              <w:r w:rsidRPr="007215FD">
                <w:rPr>
                  <w:lang w:val="vi-VN"/>
                </w:rPr>
                <w:t>Process</w:t>
              </w:r>
            </w:ins>
          </w:p>
        </w:tc>
        <w:tc>
          <w:tcPr>
            <w:tcW w:w="7055" w:type="dxa"/>
            <w:shd w:val="clear" w:color="auto" w:fill="auto"/>
          </w:tcPr>
          <w:p w:rsidR="00221CB8" w:rsidRPr="007215FD" w:rsidRDefault="00221CB8" w:rsidP="00EA2D07">
            <w:pPr>
              <w:rPr>
                <w:ins w:id="618" w:author="Hải Đức" w:date="2017-04-24T00:30:00Z"/>
                <w:lang w:val="vi-VN"/>
              </w:rPr>
            </w:pPr>
            <w:ins w:id="619" w:author="Hải Đức" w:date="2017-04-24T00:30:00Z">
              <w:r w:rsidRPr="007215FD">
                <w:rPr>
                  <w:lang w:val="vi-VN"/>
                </w:rPr>
                <w:t>Đưa nội dung bình luận vào CSDL</w:t>
              </w:r>
            </w:ins>
          </w:p>
        </w:tc>
      </w:tr>
      <w:tr w:rsidR="00221CB8" w:rsidRPr="007215FD" w:rsidTr="00EA2D07">
        <w:trPr>
          <w:ins w:id="620" w:author="Hải Đức" w:date="2017-04-24T00:30:00Z"/>
        </w:trPr>
        <w:tc>
          <w:tcPr>
            <w:tcW w:w="2518" w:type="dxa"/>
            <w:shd w:val="clear" w:color="auto" w:fill="auto"/>
          </w:tcPr>
          <w:p w:rsidR="00221CB8" w:rsidRPr="007215FD" w:rsidRDefault="00221CB8" w:rsidP="00EA2D07">
            <w:pPr>
              <w:rPr>
                <w:ins w:id="621" w:author="Hải Đức" w:date="2017-04-24T00:30:00Z"/>
                <w:lang w:val="vi-VN"/>
              </w:rPr>
            </w:pPr>
            <w:ins w:id="622" w:author="Hải Đức" w:date="2017-04-24T00:30:00Z">
              <w:r w:rsidRPr="007215FD">
                <w:rPr>
                  <w:lang w:val="vi-VN"/>
                </w:rPr>
                <w:t>Output</w:t>
              </w:r>
            </w:ins>
          </w:p>
        </w:tc>
        <w:tc>
          <w:tcPr>
            <w:tcW w:w="7055" w:type="dxa"/>
            <w:shd w:val="clear" w:color="auto" w:fill="auto"/>
          </w:tcPr>
          <w:p w:rsidR="00221CB8" w:rsidRPr="007215FD" w:rsidRDefault="00221CB8" w:rsidP="00EA2D07">
            <w:pPr>
              <w:rPr>
                <w:ins w:id="623" w:author="Hải Đức" w:date="2017-04-24T00:30:00Z"/>
                <w:lang w:val="vi-VN"/>
              </w:rPr>
            </w:pPr>
            <w:ins w:id="624" w:author="Hải Đức" w:date="2017-04-24T00:30:00Z">
              <w:r w:rsidRPr="007215FD">
                <w:rPr>
                  <w:lang w:val="vi-VN"/>
                </w:rPr>
                <w:t>Hiển thị các bình luận cho mọi người xem</w:t>
              </w:r>
            </w:ins>
          </w:p>
        </w:tc>
      </w:tr>
    </w:tbl>
    <w:p w:rsidR="00221CB8" w:rsidRPr="008E0FCB" w:rsidRDefault="00221CB8" w:rsidP="00221CB8">
      <w:pPr>
        <w:rPr>
          <w:ins w:id="625" w:author="Hải Đức" w:date="2017-04-24T00:30:00Z"/>
          <w:lang w:val="vi-VN"/>
        </w:rPr>
      </w:pPr>
    </w:p>
    <w:p w:rsidR="00221CB8" w:rsidRDefault="00221CB8" w:rsidP="00221CB8">
      <w:pPr>
        <w:ind w:firstLine="720"/>
        <w:rPr>
          <w:ins w:id="626" w:author="Hải Đức" w:date="2017-04-24T00:30:00Z"/>
          <w:lang w:val="vi-VN"/>
        </w:rPr>
      </w:pPr>
      <w:ins w:id="627" w:author="Hải Đức" w:date="2017-04-24T00:30:00Z">
        <w:r>
          <w:rPr>
            <w:lang w:val="vi-VN"/>
          </w:rPr>
          <w:lastRenderedPageBreak/>
          <w:t>6.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628" w:author="Hải Đức" w:date="2017-04-24T00:30:00Z"/>
        </w:trPr>
        <w:tc>
          <w:tcPr>
            <w:tcW w:w="2518" w:type="dxa"/>
            <w:shd w:val="clear" w:color="auto" w:fill="auto"/>
          </w:tcPr>
          <w:p w:rsidR="00221CB8" w:rsidRPr="007215FD" w:rsidRDefault="00221CB8" w:rsidP="00EA2D07">
            <w:pPr>
              <w:rPr>
                <w:ins w:id="629" w:author="Hải Đức" w:date="2017-04-24T00:30:00Z"/>
                <w:lang w:val="vi-VN"/>
              </w:rPr>
            </w:pPr>
            <w:ins w:id="63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31" w:author="Hải Đức" w:date="2017-04-24T00:30:00Z"/>
                <w:lang w:val="vi-VN"/>
              </w:rPr>
            </w:pPr>
            <w:ins w:id="632" w:author="Hải Đức" w:date="2017-04-24T00:30:00Z">
              <w:r w:rsidRPr="007215FD">
                <w:rPr>
                  <w:lang w:val="vi-VN"/>
                </w:rPr>
                <w:t>Thành viên có thể xem thông tin trên trang cá nhân người dùng</w:t>
              </w:r>
            </w:ins>
          </w:p>
        </w:tc>
      </w:tr>
      <w:tr w:rsidR="00221CB8" w:rsidRPr="007215FD" w:rsidTr="00EA2D07">
        <w:trPr>
          <w:ins w:id="633" w:author="Hải Đức" w:date="2017-04-24T00:30:00Z"/>
        </w:trPr>
        <w:tc>
          <w:tcPr>
            <w:tcW w:w="2518" w:type="dxa"/>
            <w:shd w:val="clear" w:color="auto" w:fill="auto"/>
          </w:tcPr>
          <w:p w:rsidR="00221CB8" w:rsidRPr="007215FD" w:rsidRDefault="00221CB8" w:rsidP="00EA2D07">
            <w:pPr>
              <w:rPr>
                <w:ins w:id="634" w:author="Hải Đức" w:date="2017-04-24T00:30:00Z"/>
                <w:lang w:val="vi-VN"/>
              </w:rPr>
            </w:pPr>
            <w:ins w:id="635" w:author="Hải Đức" w:date="2017-04-24T00:30:00Z">
              <w:r w:rsidRPr="007215FD">
                <w:rPr>
                  <w:lang w:val="vi-VN"/>
                </w:rPr>
                <w:t>Input</w:t>
              </w:r>
            </w:ins>
          </w:p>
        </w:tc>
        <w:tc>
          <w:tcPr>
            <w:tcW w:w="7055" w:type="dxa"/>
            <w:shd w:val="clear" w:color="auto" w:fill="auto"/>
          </w:tcPr>
          <w:p w:rsidR="00221CB8" w:rsidRPr="007215FD" w:rsidRDefault="00221CB8" w:rsidP="00EA2D07">
            <w:pPr>
              <w:rPr>
                <w:ins w:id="636" w:author="Hải Đức" w:date="2017-04-24T00:30:00Z"/>
                <w:lang w:val="vi-VN"/>
              </w:rPr>
            </w:pPr>
            <w:ins w:id="637" w:author="Hải Đức" w:date="2017-04-24T00:30:00Z">
              <w:r w:rsidRPr="007215FD">
                <w:rPr>
                  <w:lang w:val="vi-VN"/>
                </w:rPr>
                <w:t>Lựa chọn người dùng muốn xem</w:t>
              </w:r>
            </w:ins>
          </w:p>
        </w:tc>
      </w:tr>
      <w:tr w:rsidR="00221CB8" w:rsidRPr="007215FD" w:rsidTr="00EA2D07">
        <w:trPr>
          <w:ins w:id="638" w:author="Hải Đức" w:date="2017-04-24T00:30:00Z"/>
        </w:trPr>
        <w:tc>
          <w:tcPr>
            <w:tcW w:w="2518" w:type="dxa"/>
            <w:shd w:val="clear" w:color="auto" w:fill="auto"/>
          </w:tcPr>
          <w:p w:rsidR="00221CB8" w:rsidRPr="007215FD" w:rsidRDefault="00221CB8" w:rsidP="00EA2D07">
            <w:pPr>
              <w:rPr>
                <w:ins w:id="639" w:author="Hải Đức" w:date="2017-04-24T00:30:00Z"/>
                <w:lang w:val="vi-VN"/>
              </w:rPr>
            </w:pPr>
            <w:ins w:id="640" w:author="Hải Đức" w:date="2017-04-24T00:30:00Z">
              <w:r w:rsidRPr="007215FD">
                <w:rPr>
                  <w:lang w:val="vi-VN"/>
                </w:rPr>
                <w:t>Process</w:t>
              </w:r>
            </w:ins>
          </w:p>
        </w:tc>
        <w:tc>
          <w:tcPr>
            <w:tcW w:w="7055" w:type="dxa"/>
            <w:shd w:val="clear" w:color="auto" w:fill="auto"/>
          </w:tcPr>
          <w:p w:rsidR="00221CB8" w:rsidRPr="007215FD" w:rsidRDefault="00221CB8" w:rsidP="00EA2D07">
            <w:pPr>
              <w:rPr>
                <w:ins w:id="641" w:author="Hải Đức" w:date="2017-04-24T00:30:00Z"/>
                <w:lang w:val="vi-VN"/>
              </w:rPr>
            </w:pPr>
            <w:ins w:id="642" w:author="Hải Đức" w:date="2017-04-24T00:30:00Z">
              <w:r w:rsidRPr="007215FD">
                <w:rPr>
                  <w:lang w:val="vi-VN"/>
                </w:rPr>
                <w:t>Tìm kiếm trong CSDL</w:t>
              </w:r>
            </w:ins>
          </w:p>
        </w:tc>
      </w:tr>
      <w:tr w:rsidR="00221CB8" w:rsidRPr="007215FD" w:rsidTr="00EA2D07">
        <w:trPr>
          <w:ins w:id="643" w:author="Hải Đức" w:date="2017-04-24T00:30:00Z"/>
        </w:trPr>
        <w:tc>
          <w:tcPr>
            <w:tcW w:w="2518" w:type="dxa"/>
            <w:shd w:val="clear" w:color="auto" w:fill="auto"/>
          </w:tcPr>
          <w:p w:rsidR="00221CB8" w:rsidRPr="007215FD" w:rsidRDefault="00221CB8" w:rsidP="00EA2D07">
            <w:pPr>
              <w:rPr>
                <w:ins w:id="644" w:author="Hải Đức" w:date="2017-04-24T00:30:00Z"/>
                <w:lang w:val="vi-VN"/>
              </w:rPr>
            </w:pPr>
            <w:ins w:id="645" w:author="Hải Đức" w:date="2017-04-24T00:30:00Z">
              <w:r w:rsidRPr="007215FD">
                <w:rPr>
                  <w:lang w:val="vi-VN"/>
                </w:rPr>
                <w:t>Output</w:t>
              </w:r>
            </w:ins>
          </w:p>
        </w:tc>
        <w:tc>
          <w:tcPr>
            <w:tcW w:w="7055" w:type="dxa"/>
            <w:shd w:val="clear" w:color="auto" w:fill="auto"/>
          </w:tcPr>
          <w:p w:rsidR="00221CB8" w:rsidRPr="007215FD" w:rsidRDefault="00221CB8" w:rsidP="00EA2D07">
            <w:pPr>
              <w:rPr>
                <w:ins w:id="646" w:author="Hải Đức" w:date="2017-04-24T00:30:00Z"/>
                <w:lang w:val="vi-VN"/>
              </w:rPr>
            </w:pPr>
            <w:ins w:id="647"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648" w:author="Hải Đức" w:date="2017-04-24T00:30:00Z"/>
                <w:lang w:val="vi-VN"/>
              </w:rPr>
            </w:pPr>
            <w:ins w:id="649" w:author="Hải Đức" w:date="2017-04-24T00:30:00Z">
              <w:r w:rsidRPr="007215FD">
                <w:rPr>
                  <w:lang w:val="vi-VN"/>
                </w:rPr>
                <w:t>(ở chế độ public)</w:t>
              </w:r>
            </w:ins>
          </w:p>
        </w:tc>
      </w:tr>
    </w:tbl>
    <w:p w:rsidR="00221CB8" w:rsidRDefault="00221CB8" w:rsidP="00221CB8">
      <w:pPr>
        <w:rPr>
          <w:ins w:id="650" w:author="Hải Đức" w:date="2017-04-24T00:30:00Z"/>
          <w:lang w:val="vi-VN"/>
        </w:rPr>
      </w:pPr>
    </w:p>
    <w:p w:rsidR="00221CB8" w:rsidRDefault="00221CB8" w:rsidP="00221CB8">
      <w:pPr>
        <w:ind w:firstLine="720"/>
        <w:rPr>
          <w:ins w:id="651" w:author="Hải Đức" w:date="2017-04-24T00:30:00Z"/>
          <w:lang w:val="vi-VN"/>
        </w:rPr>
      </w:pPr>
      <w:ins w:id="652" w:author="Hải Đức" w:date="2017-04-24T00:30:00Z">
        <w:r>
          <w:rPr>
            <w:lang w:val="vi-VN"/>
          </w:rPr>
          <w:t>7.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653" w:author="Hải Đức" w:date="2017-04-24T00:30:00Z"/>
        </w:trPr>
        <w:tc>
          <w:tcPr>
            <w:tcW w:w="2518" w:type="dxa"/>
            <w:shd w:val="clear" w:color="auto" w:fill="auto"/>
          </w:tcPr>
          <w:p w:rsidR="00221CB8" w:rsidRPr="007215FD" w:rsidRDefault="00221CB8" w:rsidP="00EA2D07">
            <w:pPr>
              <w:rPr>
                <w:ins w:id="654" w:author="Hải Đức" w:date="2017-04-24T00:30:00Z"/>
                <w:lang w:val="vi-VN"/>
              </w:rPr>
            </w:pPr>
            <w:ins w:id="65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56" w:author="Hải Đức" w:date="2017-04-24T00:30:00Z"/>
                <w:lang w:val="vi-VN"/>
              </w:rPr>
            </w:pPr>
            <w:ins w:id="657" w:author="Hải Đức" w:date="2017-04-24T00:30:00Z">
              <w:r w:rsidRPr="007215FD">
                <w:rPr>
                  <w:lang w:val="vi-VN"/>
                </w:rPr>
                <w:t>Thành viên có thể xem thông tin món ăn</w:t>
              </w:r>
            </w:ins>
          </w:p>
        </w:tc>
      </w:tr>
      <w:tr w:rsidR="00221CB8" w:rsidRPr="007215FD" w:rsidTr="00EA2D07">
        <w:trPr>
          <w:ins w:id="658" w:author="Hải Đức" w:date="2017-04-24T00:30:00Z"/>
        </w:trPr>
        <w:tc>
          <w:tcPr>
            <w:tcW w:w="2518" w:type="dxa"/>
            <w:shd w:val="clear" w:color="auto" w:fill="auto"/>
          </w:tcPr>
          <w:p w:rsidR="00221CB8" w:rsidRPr="007215FD" w:rsidRDefault="00221CB8" w:rsidP="00EA2D07">
            <w:pPr>
              <w:rPr>
                <w:ins w:id="659" w:author="Hải Đức" w:date="2017-04-24T00:30:00Z"/>
                <w:lang w:val="vi-VN"/>
              </w:rPr>
            </w:pPr>
            <w:ins w:id="660" w:author="Hải Đức" w:date="2017-04-24T00:30:00Z">
              <w:r w:rsidRPr="007215FD">
                <w:rPr>
                  <w:lang w:val="vi-VN"/>
                </w:rPr>
                <w:t>Input</w:t>
              </w:r>
            </w:ins>
          </w:p>
        </w:tc>
        <w:tc>
          <w:tcPr>
            <w:tcW w:w="7055" w:type="dxa"/>
            <w:shd w:val="clear" w:color="auto" w:fill="auto"/>
          </w:tcPr>
          <w:p w:rsidR="00221CB8" w:rsidRPr="007215FD" w:rsidRDefault="00221CB8" w:rsidP="00EA2D07">
            <w:pPr>
              <w:rPr>
                <w:ins w:id="661" w:author="Hải Đức" w:date="2017-04-24T00:30:00Z"/>
                <w:lang w:val="vi-VN"/>
              </w:rPr>
            </w:pPr>
            <w:ins w:id="662" w:author="Hải Đức" w:date="2017-04-24T00:30:00Z">
              <w:r w:rsidRPr="007215FD">
                <w:rPr>
                  <w:lang w:val="vi-VN"/>
                </w:rPr>
                <w:t>Lựa chọn món ăn muốn xem</w:t>
              </w:r>
            </w:ins>
          </w:p>
        </w:tc>
      </w:tr>
      <w:tr w:rsidR="00221CB8" w:rsidRPr="007215FD" w:rsidTr="00EA2D07">
        <w:trPr>
          <w:ins w:id="663" w:author="Hải Đức" w:date="2017-04-24T00:30:00Z"/>
        </w:trPr>
        <w:tc>
          <w:tcPr>
            <w:tcW w:w="2518" w:type="dxa"/>
            <w:shd w:val="clear" w:color="auto" w:fill="auto"/>
          </w:tcPr>
          <w:p w:rsidR="00221CB8" w:rsidRPr="007215FD" w:rsidRDefault="00221CB8" w:rsidP="00EA2D07">
            <w:pPr>
              <w:rPr>
                <w:ins w:id="664" w:author="Hải Đức" w:date="2017-04-24T00:30:00Z"/>
                <w:lang w:val="vi-VN"/>
              </w:rPr>
            </w:pPr>
            <w:ins w:id="665" w:author="Hải Đức" w:date="2017-04-24T00:30:00Z">
              <w:r w:rsidRPr="007215FD">
                <w:rPr>
                  <w:lang w:val="vi-VN"/>
                </w:rPr>
                <w:t>Process</w:t>
              </w:r>
            </w:ins>
          </w:p>
        </w:tc>
        <w:tc>
          <w:tcPr>
            <w:tcW w:w="7055" w:type="dxa"/>
            <w:shd w:val="clear" w:color="auto" w:fill="auto"/>
          </w:tcPr>
          <w:p w:rsidR="00221CB8" w:rsidRPr="007215FD" w:rsidRDefault="00221CB8" w:rsidP="00EA2D07">
            <w:pPr>
              <w:rPr>
                <w:ins w:id="666" w:author="Hải Đức" w:date="2017-04-24T00:30:00Z"/>
                <w:lang w:val="vi-VN"/>
              </w:rPr>
            </w:pPr>
            <w:ins w:id="667" w:author="Hải Đức" w:date="2017-04-24T00:30:00Z">
              <w:r w:rsidRPr="007215FD">
                <w:rPr>
                  <w:lang w:val="vi-VN"/>
                </w:rPr>
                <w:t>Tìm kiếm trong CSDL</w:t>
              </w:r>
            </w:ins>
          </w:p>
        </w:tc>
      </w:tr>
      <w:tr w:rsidR="00221CB8" w:rsidRPr="007215FD" w:rsidTr="00EA2D07">
        <w:trPr>
          <w:ins w:id="668" w:author="Hải Đức" w:date="2017-04-24T00:30:00Z"/>
        </w:trPr>
        <w:tc>
          <w:tcPr>
            <w:tcW w:w="2518" w:type="dxa"/>
            <w:shd w:val="clear" w:color="auto" w:fill="auto"/>
          </w:tcPr>
          <w:p w:rsidR="00221CB8" w:rsidRPr="007215FD" w:rsidRDefault="00221CB8" w:rsidP="00EA2D07">
            <w:pPr>
              <w:rPr>
                <w:ins w:id="669" w:author="Hải Đức" w:date="2017-04-24T00:30:00Z"/>
                <w:lang w:val="vi-VN"/>
              </w:rPr>
            </w:pPr>
            <w:ins w:id="670" w:author="Hải Đức" w:date="2017-04-24T00:30:00Z">
              <w:r w:rsidRPr="007215FD">
                <w:rPr>
                  <w:lang w:val="vi-VN"/>
                </w:rPr>
                <w:t>Output</w:t>
              </w:r>
            </w:ins>
          </w:p>
        </w:tc>
        <w:tc>
          <w:tcPr>
            <w:tcW w:w="7055" w:type="dxa"/>
            <w:shd w:val="clear" w:color="auto" w:fill="auto"/>
          </w:tcPr>
          <w:p w:rsidR="00221CB8" w:rsidRPr="007215FD" w:rsidRDefault="00221CB8" w:rsidP="00EA2D07">
            <w:pPr>
              <w:rPr>
                <w:ins w:id="671" w:author="Hải Đức" w:date="2017-04-24T00:30:00Z"/>
                <w:lang w:val="vi-VN"/>
              </w:rPr>
            </w:pPr>
            <w:ins w:id="672" w:author="Hải Đức" w:date="2017-04-24T00:30:00Z">
              <w:r w:rsidRPr="007215FD">
                <w:rPr>
                  <w:lang w:val="vi-VN"/>
                </w:rPr>
                <w:t>Hiển thị các thông tin về món ăn thông qua ảnh của người dùng</w:t>
              </w:r>
            </w:ins>
          </w:p>
        </w:tc>
      </w:tr>
    </w:tbl>
    <w:p w:rsidR="00221CB8" w:rsidRDefault="00221CB8" w:rsidP="00221CB8">
      <w:pPr>
        <w:rPr>
          <w:ins w:id="673" w:author="Hải Đức" w:date="2017-04-24T00:30:00Z"/>
          <w:lang w:val="vi-VN"/>
        </w:rPr>
      </w:pPr>
    </w:p>
    <w:p w:rsidR="00221CB8" w:rsidRDefault="00221CB8" w:rsidP="00221CB8">
      <w:pPr>
        <w:rPr>
          <w:ins w:id="674" w:author="Hải Đức" w:date="2017-04-24T00:30:00Z"/>
          <w:lang w:val="vi-VN"/>
        </w:rPr>
      </w:pPr>
      <w:ins w:id="675" w:author="Hải Đức" w:date="2017-04-24T00:30:00Z">
        <w:r>
          <w:rPr>
            <w:lang w:val="vi-VN"/>
          </w:rPr>
          <w:tab/>
          <w:t>8.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676" w:author="Hải Đức" w:date="2017-04-24T00:30:00Z"/>
        </w:trPr>
        <w:tc>
          <w:tcPr>
            <w:tcW w:w="2518" w:type="dxa"/>
            <w:shd w:val="clear" w:color="auto" w:fill="auto"/>
          </w:tcPr>
          <w:p w:rsidR="00221CB8" w:rsidRPr="007215FD" w:rsidRDefault="00221CB8" w:rsidP="00EA2D07">
            <w:pPr>
              <w:rPr>
                <w:ins w:id="677" w:author="Hải Đức" w:date="2017-04-24T00:30:00Z"/>
                <w:lang w:val="vi-VN"/>
              </w:rPr>
            </w:pPr>
            <w:ins w:id="67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79" w:author="Hải Đức" w:date="2017-04-24T00:30:00Z"/>
                <w:lang w:val="vi-VN"/>
              </w:rPr>
            </w:pPr>
            <w:ins w:id="680" w:author="Hải Đức" w:date="2017-04-24T00:30:00Z">
              <w:r w:rsidRPr="007215FD">
                <w:rPr>
                  <w:lang w:val="vi-VN"/>
                </w:rPr>
                <w:t>Thành viên có thể tìm kiếm món ăn theo ý muốn</w:t>
              </w:r>
            </w:ins>
          </w:p>
        </w:tc>
      </w:tr>
      <w:tr w:rsidR="00221CB8" w:rsidRPr="007215FD" w:rsidTr="00EA2D07">
        <w:trPr>
          <w:ins w:id="681" w:author="Hải Đức" w:date="2017-04-24T00:30:00Z"/>
        </w:trPr>
        <w:tc>
          <w:tcPr>
            <w:tcW w:w="2518" w:type="dxa"/>
            <w:shd w:val="clear" w:color="auto" w:fill="auto"/>
          </w:tcPr>
          <w:p w:rsidR="00221CB8" w:rsidRPr="007215FD" w:rsidRDefault="00221CB8" w:rsidP="00EA2D07">
            <w:pPr>
              <w:rPr>
                <w:ins w:id="682" w:author="Hải Đức" w:date="2017-04-24T00:30:00Z"/>
                <w:lang w:val="vi-VN"/>
              </w:rPr>
            </w:pPr>
            <w:ins w:id="683" w:author="Hải Đức" w:date="2017-04-24T00:30:00Z">
              <w:r w:rsidRPr="007215FD">
                <w:rPr>
                  <w:lang w:val="vi-VN"/>
                </w:rPr>
                <w:t>Input</w:t>
              </w:r>
            </w:ins>
          </w:p>
        </w:tc>
        <w:tc>
          <w:tcPr>
            <w:tcW w:w="7055" w:type="dxa"/>
            <w:shd w:val="clear" w:color="auto" w:fill="auto"/>
          </w:tcPr>
          <w:p w:rsidR="00221CB8" w:rsidRPr="007215FD" w:rsidRDefault="00221CB8" w:rsidP="00EA2D07">
            <w:pPr>
              <w:rPr>
                <w:ins w:id="684" w:author="Hải Đức" w:date="2017-04-24T00:30:00Z"/>
                <w:lang w:val="vi-VN"/>
              </w:rPr>
            </w:pPr>
            <w:ins w:id="685" w:author="Hải Đức" w:date="2017-04-24T00:30:00Z">
              <w:r w:rsidRPr="007215FD">
                <w:rPr>
                  <w:lang w:val="vi-VN"/>
                </w:rPr>
                <w:t>Lựa chọn món ăn cần tìm kiếm theo: địa bàn, loại món, giá cả</w:t>
              </w:r>
            </w:ins>
          </w:p>
        </w:tc>
      </w:tr>
      <w:tr w:rsidR="00221CB8" w:rsidRPr="007215FD" w:rsidTr="00EA2D07">
        <w:trPr>
          <w:ins w:id="686" w:author="Hải Đức" w:date="2017-04-24T00:30:00Z"/>
        </w:trPr>
        <w:tc>
          <w:tcPr>
            <w:tcW w:w="2518" w:type="dxa"/>
            <w:shd w:val="clear" w:color="auto" w:fill="auto"/>
          </w:tcPr>
          <w:p w:rsidR="00221CB8" w:rsidRPr="007215FD" w:rsidRDefault="00221CB8" w:rsidP="00EA2D07">
            <w:pPr>
              <w:rPr>
                <w:ins w:id="687" w:author="Hải Đức" w:date="2017-04-24T00:30:00Z"/>
                <w:lang w:val="vi-VN"/>
              </w:rPr>
            </w:pPr>
            <w:ins w:id="688" w:author="Hải Đức" w:date="2017-04-24T00:30:00Z">
              <w:r w:rsidRPr="007215FD">
                <w:rPr>
                  <w:lang w:val="vi-VN"/>
                </w:rPr>
                <w:t>Process</w:t>
              </w:r>
            </w:ins>
          </w:p>
        </w:tc>
        <w:tc>
          <w:tcPr>
            <w:tcW w:w="7055" w:type="dxa"/>
            <w:shd w:val="clear" w:color="auto" w:fill="auto"/>
          </w:tcPr>
          <w:p w:rsidR="00221CB8" w:rsidRPr="007215FD" w:rsidRDefault="00221CB8" w:rsidP="00EA2D07">
            <w:pPr>
              <w:rPr>
                <w:ins w:id="689" w:author="Hải Đức" w:date="2017-04-24T00:30:00Z"/>
                <w:lang w:val="vi-VN"/>
              </w:rPr>
            </w:pPr>
            <w:ins w:id="690" w:author="Hải Đức" w:date="2017-04-24T00:30:00Z">
              <w:r w:rsidRPr="007215FD">
                <w:rPr>
                  <w:lang w:val="vi-VN"/>
                </w:rPr>
                <w:t>Tìm kiếm trong CSDL</w:t>
              </w:r>
            </w:ins>
          </w:p>
        </w:tc>
      </w:tr>
      <w:tr w:rsidR="00221CB8" w:rsidRPr="007215FD" w:rsidTr="00EA2D07">
        <w:trPr>
          <w:ins w:id="691" w:author="Hải Đức" w:date="2017-04-24T00:30:00Z"/>
        </w:trPr>
        <w:tc>
          <w:tcPr>
            <w:tcW w:w="2518" w:type="dxa"/>
            <w:shd w:val="clear" w:color="auto" w:fill="auto"/>
          </w:tcPr>
          <w:p w:rsidR="00221CB8" w:rsidRPr="007215FD" w:rsidRDefault="00221CB8" w:rsidP="00EA2D07">
            <w:pPr>
              <w:rPr>
                <w:ins w:id="692" w:author="Hải Đức" w:date="2017-04-24T00:30:00Z"/>
                <w:lang w:val="vi-VN"/>
              </w:rPr>
            </w:pPr>
            <w:ins w:id="693" w:author="Hải Đức" w:date="2017-04-24T00:30:00Z">
              <w:r w:rsidRPr="007215FD">
                <w:rPr>
                  <w:lang w:val="vi-VN"/>
                </w:rPr>
                <w:t>Output</w:t>
              </w:r>
            </w:ins>
          </w:p>
        </w:tc>
        <w:tc>
          <w:tcPr>
            <w:tcW w:w="7055" w:type="dxa"/>
            <w:shd w:val="clear" w:color="auto" w:fill="auto"/>
          </w:tcPr>
          <w:p w:rsidR="00221CB8" w:rsidRPr="007215FD" w:rsidRDefault="00221CB8" w:rsidP="00EA2D07">
            <w:pPr>
              <w:rPr>
                <w:ins w:id="694" w:author="Hải Đức" w:date="2017-04-24T00:30:00Z"/>
                <w:lang w:val="vi-VN"/>
              </w:rPr>
            </w:pPr>
            <w:ins w:id="695" w:author="Hải Đức" w:date="2017-04-24T00:30:00Z">
              <w:r w:rsidRPr="007215FD">
                <w:rPr>
                  <w:lang w:val="vi-VN"/>
                </w:rPr>
                <w:t>Hiển thị các kết quả theo yêu cầu</w:t>
              </w:r>
            </w:ins>
          </w:p>
        </w:tc>
      </w:tr>
    </w:tbl>
    <w:p w:rsidR="00221CB8" w:rsidRDefault="00221CB8" w:rsidP="00221CB8">
      <w:pPr>
        <w:rPr>
          <w:ins w:id="696" w:author="Hải Đức" w:date="2017-04-24T00:30:00Z"/>
          <w:lang w:val="vi-VN"/>
        </w:rPr>
      </w:pPr>
    </w:p>
    <w:p w:rsidR="00221CB8" w:rsidRDefault="00221CB8" w:rsidP="00221CB8">
      <w:pPr>
        <w:rPr>
          <w:ins w:id="697" w:author="Hải Đức" w:date="2017-04-24T00:30:00Z"/>
          <w:lang w:val="vi-VN"/>
        </w:rPr>
      </w:pPr>
      <w:ins w:id="698" w:author="Hải Đức" w:date="2017-04-24T00:30:00Z">
        <w:r>
          <w:rPr>
            <w:lang w:val="vi-VN"/>
          </w:rPr>
          <w:tab/>
          <w:t>9.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699" w:author="Hải Đức" w:date="2017-04-24T00:30:00Z"/>
        </w:trPr>
        <w:tc>
          <w:tcPr>
            <w:tcW w:w="2518" w:type="dxa"/>
            <w:shd w:val="clear" w:color="auto" w:fill="auto"/>
          </w:tcPr>
          <w:p w:rsidR="00221CB8" w:rsidRPr="007215FD" w:rsidRDefault="00221CB8" w:rsidP="00EA2D07">
            <w:pPr>
              <w:rPr>
                <w:ins w:id="700" w:author="Hải Đức" w:date="2017-04-24T00:30:00Z"/>
                <w:lang w:val="vi-VN"/>
              </w:rPr>
            </w:pPr>
            <w:ins w:id="701"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02" w:author="Hải Đức" w:date="2017-04-24T00:30:00Z"/>
                <w:lang w:val="vi-VN"/>
              </w:rPr>
            </w:pPr>
            <w:ins w:id="703" w:author="Hải Đức" w:date="2017-04-24T00:30:00Z">
              <w:r w:rsidRPr="007215FD">
                <w:rPr>
                  <w:lang w:val="vi-VN"/>
                </w:rPr>
                <w:t>Thành viên có thể tìm kiếm trang cá nhân người dùng</w:t>
              </w:r>
            </w:ins>
          </w:p>
        </w:tc>
      </w:tr>
      <w:tr w:rsidR="00221CB8" w:rsidRPr="007215FD" w:rsidTr="00EA2D07">
        <w:trPr>
          <w:ins w:id="704" w:author="Hải Đức" w:date="2017-04-24T00:30:00Z"/>
        </w:trPr>
        <w:tc>
          <w:tcPr>
            <w:tcW w:w="2518" w:type="dxa"/>
            <w:shd w:val="clear" w:color="auto" w:fill="auto"/>
          </w:tcPr>
          <w:p w:rsidR="00221CB8" w:rsidRPr="007215FD" w:rsidRDefault="00221CB8" w:rsidP="00EA2D07">
            <w:pPr>
              <w:rPr>
                <w:ins w:id="705" w:author="Hải Đức" w:date="2017-04-24T00:30:00Z"/>
                <w:lang w:val="vi-VN"/>
              </w:rPr>
            </w:pPr>
            <w:ins w:id="706" w:author="Hải Đức" w:date="2017-04-24T00:30:00Z">
              <w:r w:rsidRPr="007215FD">
                <w:rPr>
                  <w:lang w:val="vi-VN"/>
                </w:rPr>
                <w:t>Input</w:t>
              </w:r>
            </w:ins>
          </w:p>
        </w:tc>
        <w:tc>
          <w:tcPr>
            <w:tcW w:w="7055" w:type="dxa"/>
            <w:shd w:val="clear" w:color="auto" w:fill="auto"/>
          </w:tcPr>
          <w:p w:rsidR="00221CB8" w:rsidRPr="007215FD" w:rsidRDefault="00221CB8" w:rsidP="00EA2D07">
            <w:pPr>
              <w:rPr>
                <w:ins w:id="707" w:author="Hải Đức" w:date="2017-04-24T00:30:00Z"/>
                <w:lang w:val="vi-VN"/>
              </w:rPr>
            </w:pPr>
            <w:ins w:id="708" w:author="Hải Đức" w:date="2017-04-24T00:30:00Z">
              <w:r w:rsidRPr="007215FD">
                <w:rPr>
                  <w:lang w:val="vi-VN"/>
                </w:rPr>
                <w:t>Lựa chọn người dùng cần tìm kiếm theo tên người dùng.</w:t>
              </w:r>
            </w:ins>
          </w:p>
        </w:tc>
      </w:tr>
      <w:tr w:rsidR="00221CB8" w:rsidRPr="007215FD" w:rsidTr="00EA2D07">
        <w:trPr>
          <w:ins w:id="709" w:author="Hải Đức" w:date="2017-04-24T00:30:00Z"/>
        </w:trPr>
        <w:tc>
          <w:tcPr>
            <w:tcW w:w="2518" w:type="dxa"/>
            <w:shd w:val="clear" w:color="auto" w:fill="auto"/>
          </w:tcPr>
          <w:p w:rsidR="00221CB8" w:rsidRPr="007215FD" w:rsidRDefault="00221CB8" w:rsidP="00EA2D07">
            <w:pPr>
              <w:rPr>
                <w:ins w:id="710" w:author="Hải Đức" w:date="2017-04-24T00:30:00Z"/>
                <w:lang w:val="vi-VN"/>
              </w:rPr>
            </w:pPr>
            <w:ins w:id="711" w:author="Hải Đức" w:date="2017-04-24T00:30:00Z">
              <w:r w:rsidRPr="007215FD">
                <w:rPr>
                  <w:lang w:val="vi-VN"/>
                </w:rPr>
                <w:t>Process</w:t>
              </w:r>
            </w:ins>
          </w:p>
        </w:tc>
        <w:tc>
          <w:tcPr>
            <w:tcW w:w="7055" w:type="dxa"/>
            <w:shd w:val="clear" w:color="auto" w:fill="auto"/>
          </w:tcPr>
          <w:p w:rsidR="00221CB8" w:rsidRPr="007215FD" w:rsidRDefault="00221CB8" w:rsidP="00EA2D07">
            <w:pPr>
              <w:rPr>
                <w:ins w:id="712" w:author="Hải Đức" w:date="2017-04-24T00:30:00Z"/>
                <w:lang w:val="vi-VN"/>
              </w:rPr>
            </w:pPr>
            <w:ins w:id="713" w:author="Hải Đức" w:date="2017-04-24T00:30:00Z">
              <w:r w:rsidRPr="007215FD">
                <w:rPr>
                  <w:lang w:val="vi-VN"/>
                </w:rPr>
                <w:t>Tìm kiếm trong CSDL</w:t>
              </w:r>
            </w:ins>
          </w:p>
        </w:tc>
      </w:tr>
      <w:tr w:rsidR="00221CB8" w:rsidRPr="007215FD" w:rsidTr="00EA2D07">
        <w:trPr>
          <w:ins w:id="714" w:author="Hải Đức" w:date="2017-04-24T00:30:00Z"/>
        </w:trPr>
        <w:tc>
          <w:tcPr>
            <w:tcW w:w="2518" w:type="dxa"/>
            <w:shd w:val="clear" w:color="auto" w:fill="auto"/>
          </w:tcPr>
          <w:p w:rsidR="00221CB8" w:rsidRPr="007215FD" w:rsidRDefault="00221CB8" w:rsidP="00EA2D07">
            <w:pPr>
              <w:rPr>
                <w:ins w:id="715" w:author="Hải Đức" w:date="2017-04-24T00:30:00Z"/>
                <w:lang w:val="vi-VN"/>
              </w:rPr>
            </w:pPr>
            <w:ins w:id="716" w:author="Hải Đức" w:date="2017-04-24T00:30:00Z">
              <w:r w:rsidRPr="007215FD">
                <w:rPr>
                  <w:lang w:val="vi-VN"/>
                </w:rPr>
                <w:t>Output</w:t>
              </w:r>
            </w:ins>
          </w:p>
        </w:tc>
        <w:tc>
          <w:tcPr>
            <w:tcW w:w="7055" w:type="dxa"/>
            <w:shd w:val="clear" w:color="auto" w:fill="auto"/>
          </w:tcPr>
          <w:p w:rsidR="00221CB8" w:rsidRPr="007215FD" w:rsidRDefault="00221CB8" w:rsidP="00EA2D07">
            <w:pPr>
              <w:rPr>
                <w:ins w:id="717" w:author="Hải Đức" w:date="2017-04-24T00:30:00Z"/>
                <w:lang w:val="vi-VN"/>
              </w:rPr>
            </w:pPr>
            <w:ins w:id="718" w:author="Hải Đức" w:date="2017-04-24T00:30:00Z">
              <w:r w:rsidRPr="007215FD">
                <w:rPr>
                  <w:lang w:val="vi-VN"/>
                </w:rPr>
                <w:t>Hiển thị kết quả theo yêu cầu</w:t>
              </w:r>
            </w:ins>
          </w:p>
        </w:tc>
      </w:tr>
    </w:tbl>
    <w:p w:rsidR="00221CB8" w:rsidRDefault="00221CB8" w:rsidP="00221CB8">
      <w:pPr>
        <w:rPr>
          <w:ins w:id="719" w:author="Hải Đức" w:date="2017-04-24T00:30:00Z"/>
          <w:lang w:val="vi-VN"/>
        </w:rPr>
      </w:pPr>
    </w:p>
    <w:p w:rsidR="00221CB8" w:rsidRDefault="00221CB8" w:rsidP="00221CB8">
      <w:pPr>
        <w:rPr>
          <w:ins w:id="720" w:author="Hải Đức" w:date="2017-04-24T00:30:00Z"/>
          <w:lang w:val="vi-VN"/>
        </w:rPr>
      </w:pPr>
      <w:ins w:id="721" w:author="Hải Đức" w:date="2017-04-24T00:30:00Z">
        <w:r>
          <w:rPr>
            <w:lang w:val="vi-VN"/>
          </w:rPr>
          <w:tab/>
          <w:t>10. Tạo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22" w:author="Hải Đức" w:date="2017-04-24T00:30:00Z"/>
        </w:trPr>
        <w:tc>
          <w:tcPr>
            <w:tcW w:w="2518" w:type="dxa"/>
            <w:shd w:val="clear" w:color="auto" w:fill="auto"/>
          </w:tcPr>
          <w:p w:rsidR="00221CB8" w:rsidRPr="007215FD" w:rsidRDefault="00221CB8" w:rsidP="00EA2D07">
            <w:pPr>
              <w:rPr>
                <w:ins w:id="723" w:author="Hải Đức" w:date="2017-04-24T00:30:00Z"/>
                <w:lang w:val="vi-VN"/>
              </w:rPr>
            </w:pPr>
            <w:ins w:id="72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25" w:author="Hải Đức" w:date="2017-04-24T00:30:00Z"/>
                <w:lang w:val="vi-VN"/>
              </w:rPr>
            </w:pPr>
            <w:ins w:id="726" w:author="Hải Đức" w:date="2017-04-24T00:30:00Z">
              <w:r w:rsidRPr="007215FD">
                <w:rPr>
                  <w:lang w:val="vi-VN"/>
                </w:rPr>
                <w:t xml:space="preserve">Thành viên có thể tạo album </w:t>
              </w:r>
            </w:ins>
          </w:p>
        </w:tc>
      </w:tr>
      <w:tr w:rsidR="00221CB8" w:rsidRPr="007215FD" w:rsidTr="00EA2D07">
        <w:trPr>
          <w:ins w:id="727" w:author="Hải Đức" w:date="2017-04-24T00:30:00Z"/>
        </w:trPr>
        <w:tc>
          <w:tcPr>
            <w:tcW w:w="2518" w:type="dxa"/>
            <w:shd w:val="clear" w:color="auto" w:fill="auto"/>
          </w:tcPr>
          <w:p w:rsidR="00221CB8" w:rsidRPr="007215FD" w:rsidRDefault="00221CB8" w:rsidP="00EA2D07">
            <w:pPr>
              <w:rPr>
                <w:ins w:id="728" w:author="Hải Đức" w:date="2017-04-24T00:30:00Z"/>
                <w:lang w:val="vi-VN"/>
              </w:rPr>
            </w:pPr>
            <w:ins w:id="729" w:author="Hải Đức" w:date="2017-04-24T00:30:00Z">
              <w:r w:rsidRPr="007215FD">
                <w:rPr>
                  <w:lang w:val="vi-VN"/>
                </w:rPr>
                <w:t>Input</w:t>
              </w:r>
            </w:ins>
          </w:p>
        </w:tc>
        <w:tc>
          <w:tcPr>
            <w:tcW w:w="7055" w:type="dxa"/>
            <w:shd w:val="clear" w:color="auto" w:fill="auto"/>
          </w:tcPr>
          <w:p w:rsidR="00221CB8" w:rsidRPr="007215FD" w:rsidRDefault="00221CB8" w:rsidP="00EA2D07">
            <w:pPr>
              <w:rPr>
                <w:ins w:id="730" w:author="Hải Đức" w:date="2017-04-24T00:30:00Z"/>
                <w:lang w:val="vi-VN"/>
              </w:rPr>
            </w:pPr>
            <w:ins w:id="731" w:author="Hải Đức" w:date="2017-04-24T00:30:00Z">
              <w:r w:rsidRPr="007215FD">
                <w:rPr>
                  <w:lang w:val="vi-VN"/>
                </w:rPr>
                <w:t>Nhập tên album và thêm ít nhất một ảnh để tạo mới</w:t>
              </w:r>
            </w:ins>
          </w:p>
        </w:tc>
      </w:tr>
      <w:tr w:rsidR="00221CB8" w:rsidRPr="007215FD" w:rsidTr="00EA2D07">
        <w:trPr>
          <w:ins w:id="732" w:author="Hải Đức" w:date="2017-04-24T00:30:00Z"/>
        </w:trPr>
        <w:tc>
          <w:tcPr>
            <w:tcW w:w="2518" w:type="dxa"/>
            <w:shd w:val="clear" w:color="auto" w:fill="auto"/>
          </w:tcPr>
          <w:p w:rsidR="00221CB8" w:rsidRPr="007215FD" w:rsidRDefault="00221CB8" w:rsidP="00EA2D07">
            <w:pPr>
              <w:rPr>
                <w:ins w:id="733" w:author="Hải Đức" w:date="2017-04-24T00:30:00Z"/>
                <w:lang w:val="vi-VN"/>
              </w:rPr>
            </w:pPr>
            <w:ins w:id="734" w:author="Hải Đức" w:date="2017-04-24T00:30:00Z">
              <w:r w:rsidRPr="007215FD">
                <w:rPr>
                  <w:lang w:val="vi-VN"/>
                </w:rPr>
                <w:t>Process</w:t>
              </w:r>
            </w:ins>
          </w:p>
        </w:tc>
        <w:tc>
          <w:tcPr>
            <w:tcW w:w="7055" w:type="dxa"/>
            <w:shd w:val="clear" w:color="auto" w:fill="auto"/>
          </w:tcPr>
          <w:p w:rsidR="00221CB8" w:rsidRPr="007215FD" w:rsidRDefault="00221CB8" w:rsidP="00EA2D07">
            <w:pPr>
              <w:rPr>
                <w:ins w:id="735" w:author="Hải Đức" w:date="2017-04-24T00:30:00Z"/>
                <w:lang w:val="vi-VN"/>
              </w:rPr>
            </w:pPr>
            <w:ins w:id="736" w:author="Hải Đức" w:date="2017-04-24T00:30:00Z">
              <w:r w:rsidRPr="007215FD">
                <w:rPr>
                  <w:lang w:val="vi-VN"/>
                </w:rPr>
                <w:t>Kiểm tra tên tính hợp lệ và thêm vào CSDL</w:t>
              </w:r>
            </w:ins>
          </w:p>
        </w:tc>
      </w:tr>
      <w:tr w:rsidR="00221CB8" w:rsidRPr="007215FD" w:rsidTr="00EA2D07">
        <w:trPr>
          <w:ins w:id="737" w:author="Hải Đức" w:date="2017-04-24T00:30:00Z"/>
        </w:trPr>
        <w:tc>
          <w:tcPr>
            <w:tcW w:w="2518" w:type="dxa"/>
            <w:shd w:val="clear" w:color="auto" w:fill="auto"/>
          </w:tcPr>
          <w:p w:rsidR="00221CB8" w:rsidRPr="007215FD" w:rsidRDefault="00221CB8" w:rsidP="00EA2D07">
            <w:pPr>
              <w:rPr>
                <w:ins w:id="738" w:author="Hải Đức" w:date="2017-04-24T00:30:00Z"/>
                <w:lang w:val="vi-VN"/>
              </w:rPr>
            </w:pPr>
            <w:ins w:id="739" w:author="Hải Đức" w:date="2017-04-24T00:30:00Z">
              <w:r w:rsidRPr="007215FD">
                <w:rPr>
                  <w:lang w:val="vi-VN"/>
                </w:rPr>
                <w:t>Output</w:t>
              </w:r>
            </w:ins>
          </w:p>
        </w:tc>
        <w:tc>
          <w:tcPr>
            <w:tcW w:w="7055" w:type="dxa"/>
            <w:shd w:val="clear" w:color="auto" w:fill="auto"/>
          </w:tcPr>
          <w:p w:rsidR="00221CB8" w:rsidRPr="007215FD" w:rsidRDefault="00221CB8" w:rsidP="00EA2D07">
            <w:pPr>
              <w:rPr>
                <w:ins w:id="740" w:author="Hải Đức" w:date="2017-04-24T00:30:00Z"/>
                <w:lang w:val="vi-VN"/>
              </w:rPr>
            </w:pPr>
            <w:ins w:id="741" w:author="Hải Đức" w:date="2017-04-24T00:30:00Z">
              <w:r w:rsidRPr="007215FD">
                <w:rPr>
                  <w:lang w:val="vi-VN"/>
                </w:rPr>
                <w:t>Hiển thị thông báo tạo mới thành công hoặc yêu cầu tạo lại</w:t>
              </w:r>
            </w:ins>
          </w:p>
        </w:tc>
      </w:tr>
    </w:tbl>
    <w:p w:rsidR="00221CB8" w:rsidRDefault="00221CB8" w:rsidP="00221CB8">
      <w:pPr>
        <w:rPr>
          <w:ins w:id="742" w:author="Hải Đức" w:date="2017-04-24T00:30:00Z"/>
          <w:lang w:val="vi-VN"/>
        </w:rPr>
      </w:pPr>
    </w:p>
    <w:p w:rsidR="00221CB8" w:rsidRDefault="00221CB8" w:rsidP="00221CB8">
      <w:pPr>
        <w:rPr>
          <w:ins w:id="743" w:author="Hải Đức" w:date="2017-04-24T00:30:00Z"/>
          <w:lang w:val="vi-VN"/>
        </w:rPr>
      </w:pPr>
      <w:ins w:id="744" w:author="Hải Đức" w:date="2017-04-24T00:30:00Z">
        <w:r>
          <w:rPr>
            <w:lang w:val="vi-VN"/>
          </w:rPr>
          <w:tab/>
          <w:t>11. Đăng ảnh vào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745" w:author="Hải Đức" w:date="2017-04-24T00:30:00Z"/>
        </w:trPr>
        <w:tc>
          <w:tcPr>
            <w:tcW w:w="2518" w:type="dxa"/>
            <w:shd w:val="clear" w:color="auto" w:fill="auto"/>
          </w:tcPr>
          <w:p w:rsidR="00221CB8" w:rsidRPr="007215FD" w:rsidRDefault="00221CB8" w:rsidP="00EA2D07">
            <w:pPr>
              <w:rPr>
                <w:ins w:id="746" w:author="Hải Đức" w:date="2017-04-24T00:30:00Z"/>
                <w:lang w:val="vi-VN"/>
              </w:rPr>
            </w:pPr>
            <w:ins w:id="747"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48" w:author="Hải Đức" w:date="2017-04-24T00:30:00Z"/>
                <w:lang w:val="vi-VN"/>
              </w:rPr>
            </w:pPr>
            <w:ins w:id="749" w:author="Hải Đức" w:date="2017-04-24T00:30:00Z">
              <w:r w:rsidRPr="007215FD">
                <w:rPr>
                  <w:lang w:val="vi-VN"/>
                </w:rPr>
                <w:t xml:space="preserve">Thành viên có thể thêm ảnh vào album </w:t>
              </w:r>
            </w:ins>
          </w:p>
        </w:tc>
      </w:tr>
      <w:tr w:rsidR="00221CB8" w:rsidRPr="007215FD" w:rsidTr="00EA2D07">
        <w:trPr>
          <w:ins w:id="750" w:author="Hải Đức" w:date="2017-04-24T00:30:00Z"/>
        </w:trPr>
        <w:tc>
          <w:tcPr>
            <w:tcW w:w="2518" w:type="dxa"/>
            <w:shd w:val="clear" w:color="auto" w:fill="auto"/>
          </w:tcPr>
          <w:p w:rsidR="00221CB8" w:rsidRPr="007215FD" w:rsidRDefault="00221CB8" w:rsidP="00EA2D07">
            <w:pPr>
              <w:rPr>
                <w:ins w:id="751" w:author="Hải Đức" w:date="2017-04-24T00:30:00Z"/>
                <w:lang w:val="vi-VN"/>
              </w:rPr>
            </w:pPr>
            <w:ins w:id="752" w:author="Hải Đức" w:date="2017-04-24T00:30:00Z">
              <w:r w:rsidRPr="007215FD">
                <w:rPr>
                  <w:lang w:val="vi-VN"/>
                </w:rPr>
                <w:t>Input</w:t>
              </w:r>
            </w:ins>
          </w:p>
        </w:tc>
        <w:tc>
          <w:tcPr>
            <w:tcW w:w="7055" w:type="dxa"/>
            <w:shd w:val="clear" w:color="auto" w:fill="auto"/>
          </w:tcPr>
          <w:p w:rsidR="00221CB8" w:rsidRPr="007215FD" w:rsidRDefault="00221CB8" w:rsidP="00EA2D07">
            <w:pPr>
              <w:rPr>
                <w:ins w:id="753" w:author="Hải Đức" w:date="2017-04-24T00:30:00Z"/>
                <w:lang w:val="vi-VN"/>
              </w:rPr>
            </w:pPr>
            <w:ins w:id="754" w:author="Hải Đức" w:date="2017-04-24T00:30:00Z">
              <w:r w:rsidRPr="007215FD">
                <w:rPr>
                  <w:lang w:val="vi-VN"/>
                </w:rPr>
                <w:t>Chọn album muốn thêm ảnh và chọn ảnh (nếu không chọn album, ảnh sẽ được cho vào album mặc định của hệ thống)</w:t>
              </w:r>
            </w:ins>
          </w:p>
        </w:tc>
      </w:tr>
      <w:tr w:rsidR="00221CB8" w:rsidRPr="007215FD" w:rsidTr="00EA2D07">
        <w:trPr>
          <w:ins w:id="755" w:author="Hải Đức" w:date="2017-04-24T00:30:00Z"/>
        </w:trPr>
        <w:tc>
          <w:tcPr>
            <w:tcW w:w="2518" w:type="dxa"/>
            <w:shd w:val="clear" w:color="auto" w:fill="auto"/>
          </w:tcPr>
          <w:p w:rsidR="00221CB8" w:rsidRPr="007215FD" w:rsidRDefault="00221CB8" w:rsidP="00EA2D07">
            <w:pPr>
              <w:rPr>
                <w:ins w:id="756" w:author="Hải Đức" w:date="2017-04-24T00:30:00Z"/>
                <w:lang w:val="vi-VN"/>
              </w:rPr>
            </w:pPr>
            <w:ins w:id="757" w:author="Hải Đức" w:date="2017-04-24T00:30:00Z">
              <w:r w:rsidRPr="007215FD">
                <w:rPr>
                  <w:lang w:val="vi-VN"/>
                </w:rPr>
                <w:t>Process</w:t>
              </w:r>
            </w:ins>
          </w:p>
        </w:tc>
        <w:tc>
          <w:tcPr>
            <w:tcW w:w="7055" w:type="dxa"/>
            <w:shd w:val="clear" w:color="auto" w:fill="auto"/>
          </w:tcPr>
          <w:p w:rsidR="00221CB8" w:rsidRPr="007215FD" w:rsidRDefault="00221CB8" w:rsidP="00EA2D07">
            <w:pPr>
              <w:rPr>
                <w:ins w:id="758" w:author="Hải Đức" w:date="2017-04-24T00:30:00Z"/>
                <w:lang w:val="vi-VN"/>
              </w:rPr>
            </w:pPr>
            <w:ins w:id="759" w:author="Hải Đức" w:date="2017-04-24T00:30:00Z">
              <w:r w:rsidRPr="007215FD">
                <w:rPr>
                  <w:lang w:val="vi-VN"/>
                </w:rPr>
                <w:t>Kiểm tra album đã tồn tại chưa, ảnh có hợp lệ không</w:t>
              </w:r>
            </w:ins>
          </w:p>
        </w:tc>
      </w:tr>
      <w:tr w:rsidR="00221CB8" w:rsidRPr="007215FD" w:rsidTr="00EA2D07">
        <w:trPr>
          <w:ins w:id="760" w:author="Hải Đức" w:date="2017-04-24T00:30:00Z"/>
        </w:trPr>
        <w:tc>
          <w:tcPr>
            <w:tcW w:w="2518" w:type="dxa"/>
            <w:shd w:val="clear" w:color="auto" w:fill="auto"/>
          </w:tcPr>
          <w:p w:rsidR="00221CB8" w:rsidRPr="007215FD" w:rsidRDefault="00221CB8" w:rsidP="00EA2D07">
            <w:pPr>
              <w:rPr>
                <w:ins w:id="761" w:author="Hải Đức" w:date="2017-04-24T00:30:00Z"/>
                <w:lang w:val="vi-VN"/>
              </w:rPr>
            </w:pPr>
            <w:ins w:id="762" w:author="Hải Đức" w:date="2017-04-24T00:30:00Z">
              <w:r w:rsidRPr="007215FD">
                <w:rPr>
                  <w:lang w:val="vi-VN"/>
                </w:rPr>
                <w:t>Output</w:t>
              </w:r>
            </w:ins>
          </w:p>
        </w:tc>
        <w:tc>
          <w:tcPr>
            <w:tcW w:w="7055" w:type="dxa"/>
            <w:shd w:val="clear" w:color="auto" w:fill="auto"/>
          </w:tcPr>
          <w:p w:rsidR="00221CB8" w:rsidRPr="007215FD" w:rsidRDefault="00221CB8" w:rsidP="00EA2D07">
            <w:pPr>
              <w:rPr>
                <w:ins w:id="763" w:author="Hải Đức" w:date="2017-04-24T00:30:00Z"/>
                <w:lang w:val="vi-VN"/>
              </w:rPr>
            </w:pPr>
            <w:ins w:id="764" w:author="Hải Đức" w:date="2017-04-24T00:30:00Z">
              <w:r w:rsidRPr="007215FD">
                <w:rPr>
                  <w:lang w:val="vi-VN"/>
                </w:rPr>
                <w:t>Hiển thị thông báo đăng ảnh mới thành công hoặc yêu cầu đăng lại</w:t>
              </w:r>
            </w:ins>
          </w:p>
        </w:tc>
      </w:tr>
    </w:tbl>
    <w:p w:rsidR="00221CB8" w:rsidRDefault="00221CB8" w:rsidP="00221CB8">
      <w:pPr>
        <w:rPr>
          <w:ins w:id="765" w:author="Hải Đức" w:date="2017-04-24T00:30:00Z"/>
          <w:lang w:val="vi-VN"/>
        </w:rPr>
      </w:pPr>
    </w:p>
    <w:p w:rsidR="00221CB8" w:rsidRDefault="00221CB8" w:rsidP="00221CB8">
      <w:pPr>
        <w:rPr>
          <w:ins w:id="766" w:author="Hải Đức" w:date="2017-04-24T00:30:00Z"/>
          <w:lang w:val="vi-VN"/>
        </w:rPr>
      </w:pPr>
      <w:ins w:id="767" w:author="Hải Đức" w:date="2017-04-24T00:30:00Z">
        <w:r>
          <w:rPr>
            <w:lang w:val="vi-VN"/>
          </w:rPr>
          <w:tab/>
          <w:t>12. Xoá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EA2D07">
        <w:trPr>
          <w:ins w:id="768" w:author="Hải Đức" w:date="2017-04-24T00:30:00Z"/>
        </w:trPr>
        <w:tc>
          <w:tcPr>
            <w:tcW w:w="2518" w:type="dxa"/>
            <w:shd w:val="clear" w:color="auto" w:fill="auto"/>
          </w:tcPr>
          <w:p w:rsidR="00221CB8" w:rsidRPr="007215FD" w:rsidRDefault="00221CB8" w:rsidP="00EA2D07">
            <w:pPr>
              <w:rPr>
                <w:ins w:id="769" w:author="Hải Đức" w:date="2017-04-24T00:30:00Z"/>
                <w:lang w:val="vi-VN"/>
              </w:rPr>
            </w:pPr>
            <w:ins w:id="77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71" w:author="Hải Đức" w:date="2017-04-24T00:30:00Z"/>
                <w:lang w:val="vi-VN"/>
              </w:rPr>
            </w:pPr>
            <w:ins w:id="772" w:author="Hải Đức" w:date="2017-04-24T00:30:00Z">
              <w:r w:rsidRPr="007215FD">
                <w:rPr>
                  <w:lang w:val="vi-VN"/>
                </w:rPr>
                <w:t xml:space="preserve">Thành viên có thể xoá album ảnh của mình </w:t>
              </w:r>
            </w:ins>
          </w:p>
        </w:tc>
      </w:tr>
      <w:tr w:rsidR="00221CB8" w:rsidRPr="007215FD" w:rsidTr="00EA2D07">
        <w:trPr>
          <w:ins w:id="773" w:author="Hải Đức" w:date="2017-04-24T00:30:00Z"/>
        </w:trPr>
        <w:tc>
          <w:tcPr>
            <w:tcW w:w="2518" w:type="dxa"/>
            <w:shd w:val="clear" w:color="auto" w:fill="auto"/>
          </w:tcPr>
          <w:p w:rsidR="00221CB8" w:rsidRPr="007215FD" w:rsidRDefault="00221CB8" w:rsidP="00EA2D07">
            <w:pPr>
              <w:rPr>
                <w:ins w:id="774" w:author="Hải Đức" w:date="2017-04-24T00:30:00Z"/>
                <w:lang w:val="vi-VN"/>
              </w:rPr>
            </w:pPr>
            <w:ins w:id="775" w:author="Hải Đức" w:date="2017-04-24T00:30:00Z">
              <w:r w:rsidRPr="007215FD">
                <w:rPr>
                  <w:lang w:val="vi-VN"/>
                </w:rPr>
                <w:t>Input</w:t>
              </w:r>
            </w:ins>
          </w:p>
        </w:tc>
        <w:tc>
          <w:tcPr>
            <w:tcW w:w="7055" w:type="dxa"/>
            <w:shd w:val="clear" w:color="auto" w:fill="auto"/>
          </w:tcPr>
          <w:p w:rsidR="00221CB8" w:rsidRPr="007215FD" w:rsidRDefault="00221CB8" w:rsidP="00EA2D07">
            <w:pPr>
              <w:rPr>
                <w:ins w:id="776" w:author="Hải Đức" w:date="2017-04-24T00:30:00Z"/>
                <w:lang w:val="vi-VN"/>
              </w:rPr>
            </w:pPr>
            <w:ins w:id="777" w:author="Hải Đức" w:date="2017-04-24T00:30:00Z">
              <w:r w:rsidRPr="007215FD">
                <w:rPr>
                  <w:lang w:val="vi-VN"/>
                </w:rPr>
                <w:t>Chọn album ảnh muốn xoá (có thế chọn xoá toàn bộ nhr trong album hoặc xoá album và chuyển ảnh trong album đó vào album mặc định)</w:t>
              </w:r>
            </w:ins>
          </w:p>
        </w:tc>
      </w:tr>
      <w:tr w:rsidR="00221CB8" w:rsidRPr="007215FD" w:rsidTr="00EA2D07">
        <w:trPr>
          <w:ins w:id="778" w:author="Hải Đức" w:date="2017-04-24T00:30:00Z"/>
        </w:trPr>
        <w:tc>
          <w:tcPr>
            <w:tcW w:w="2518" w:type="dxa"/>
            <w:shd w:val="clear" w:color="auto" w:fill="auto"/>
          </w:tcPr>
          <w:p w:rsidR="00221CB8" w:rsidRPr="007215FD" w:rsidRDefault="00221CB8" w:rsidP="00EA2D07">
            <w:pPr>
              <w:rPr>
                <w:ins w:id="779" w:author="Hải Đức" w:date="2017-04-24T00:30:00Z"/>
                <w:lang w:val="vi-VN"/>
              </w:rPr>
            </w:pPr>
            <w:ins w:id="780" w:author="Hải Đức" w:date="2017-04-24T00:30:00Z">
              <w:r w:rsidRPr="007215FD">
                <w:rPr>
                  <w:lang w:val="vi-VN"/>
                </w:rPr>
                <w:t>Process</w:t>
              </w:r>
            </w:ins>
          </w:p>
        </w:tc>
        <w:tc>
          <w:tcPr>
            <w:tcW w:w="7055" w:type="dxa"/>
            <w:shd w:val="clear" w:color="auto" w:fill="auto"/>
          </w:tcPr>
          <w:p w:rsidR="00221CB8" w:rsidRPr="007215FD" w:rsidRDefault="00221CB8" w:rsidP="00EA2D07">
            <w:pPr>
              <w:rPr>
                <w:ins w:id="781" w:author="Hải Đức" w:date="2017-04-24T00:30:00Z"/>
                <w:lang w:val="vi-VN"/>
              </w:rPr>
            </w:pPr>
            <w:ins w:id="782" w:author="Hải Đức" w:date="2017-04-24T00:30:00Z">
              <w:r w:rsidRPr="007215FD">
                <w:rPr>
                  <w:lang w:val="vi-VN"/>
                </w:rPr>
                <w:t>Kiểm tra album ảnh có tồn tại không</w:t>
              </w:r>
            </w:ins>
          </w:p>
        </w:tc>
      </w:tr>
      <w:tr w:rsidR="00221CB8" w:rsidRPr="007215FD" w:rsidTr="00EA2D07">
        <w:trPr>
          <w:ins w:id="783" w:author="Hải Đức" w:date="2017-04-24T00:30:00Z"/>
        </w:trPr>
        <w:tc>
          <w:tcPr>
            <w:tcW w:w="2518" w:type="dxa"/>
            <w:shd w:val="clear" w:color="auto" w:fill="auto"/>
          </w:tcPr>
          <w:p w:rsidR="00221CB8" w:rsidRPr="007215FD" w:rsidRDefault="00221CB8" w:rsidP="00EA2D07">
            <w:pPr>
              <w:rPr>
                <w:ins w:id="784" w:author="Hải Đức" w:date="2017-04-24T00:30:00Z"/>
                <w:lang w:val="vi-VN"/>
              </w:rPr>
            </w:pPr>
            <w:ins w:id="785" w:author="Hải Đức" w:date="2017-04-24T00:30:00Z">
              <w:r w:rsidRPr="007215FD">
                <w:rPr>
                  <w:lang w:val="vi-VN"/>
                </w:rPr>
                <w:t>Output</w:t>
              </w:r>
            </w:ins>
          </w:p>
        </w:tc>
        <w:tc>
          <w:tcPr>
            <w:tcW w:w="7055" w:type="dxa"/>
            <w:shd w:val="clear" w:color="auto" w:fill="auto"/>
          </w:tcPr>
          <w:p w:rsidR="00221CB8" w:rsidRPr="007215FD" w:rsidRDefault="00221CB8" w:rsidP="00EA2D07">
            <w:pPr>
              <w:rPr>
                <w:ins w:id="786" w:author="Hải Đức" w:date="2017-04-24T00:30:00Z"/>
                <w:lang w:val="vi-VN"/>
              </w:rPr>
            </w:pPr>
            <w:ins w:id="787" w:author="Hải Đức" w:date="2017-04-24T00:30:00Z">
              <w:r w:rsidRPr="007215FD">
                <w:rPr>
                  <w:lang w:val="vi-VN"/>
                </w:rPr>
                <w:t>Hiển thị thông báo xoá thành công hoặc yêu cầu xoá lại</w:t>
              </w:r>
            </w:ins>
          </w:p>
        </w:tc>
      </w:tr>
    </w:tbl>
    <w:p w:rsidR="00221CB8" w:rsidRDefault="00221CB8" w:rsidP="00221CB8">
      <w:pPr>
        <w:rPr>
          <w:ins w:id="788" w:author="Hải Đức" w:date="2017-04-24T00:30:00Z"/>
          <w:lang w:val="vi-VN"/>
        </w:rPr>
      </w:pPr>
      <w:ins w:id="789" w:author="Hải Đức" w:date="2017-04-24T00:30:00Z">
        <w:r>
          <w:rPr>
            <w:lang w:val="vi-VN"/>
          </w:rPr>
          <w:tab/>
          <w:t>13. Xoá ảnh</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90" w:author="Hải Đức" w:date="2017-04-24T00:30:00Z"/>
        </w:trPr>
        <w:tc>
          <w:tcPr>
            <w:tcW w:w="2518" w:type="dxa"/>
            <w:shd w:val="clear" w:color="auto" w:fill="auto"/>
          </w:tcPr>
          <w:p w:rsidR="00221CB8" w:rsidRPr="007215FD" w:rsidRDefault="00221CB8" w:rsidP="00EA2D07">
            <w:pPr>
              <w:rPr>
                <w:ins w:id="791" w:author="Hải Đức" w:date="2017-04-24T00:30:00Z"/>
                <w:lang w:val="vi-VN"/>
              </w:rPr>
            </w:pPr>
            <w:ins w:id="792"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93" w:author="Hải Đức" w:date="2017-04-24T00:30:00Z"/>
                <w:lang w:val="vi-VN"/>
              </w:rPr>
            </w:pPr>
            <w:ins w:id="794" w:author="Hải Đức" w:date="2017-04-24T00:30:00Z">
              <w:r w:rsidRPr="007215FD">
                <w:rPr>
                  <w:lang w:val="vi-VN"/>
                </w:rPr>
                <w:t xml:space="preserve">Thành viên có thể xoá ảnh </w:t>
              </w:r>
            </w:ins>
          </w:p>
        </w:tc>
      </w:tr>
      <w:tr w:rsidR="00221CB8" w:rsidRPr="007215FD" w:rsidTr="00EA2D07">
        <w:trPr>
          <w:ins w:id="795" w:author="Hải Đức" w:date="2017-04-24T00:30:00Z"/>
        </w:trPr>
        <w:tc>
          <w:tcPr>
            <w:tcW w:w="2518" w:type="dxa"/>
            <w:shd w:val="clear" w:color="auto" w:fill="auto"/>
          </w:tcPr>
          <w:p w:rsidR="00221CB8" w:rsidRPr="007215FD" w:rsidRDefault="00221CB8" w:rsidP="00EA2D07">
            <w:pPr>
              <w:rPr>
                <w:ins w:id="796" w:author="Hải Đức" w:date="2017-04-24T00:30:00Z"/>
                <w:lang w:val="vi-VN"/>
              </w:rPr>
            </w:pPr>
            <w:ins w:id="797" w:author="Hải Đức" w:date="2017-04-24T00:30:00Z">
              <w:r w:rsidRPr="007215FD">
                <w:rPr>
                  <w:lang w:val="vi-VN"/>
                </w:rPr>
                <w:lastRenderedPageBreak/>
                <w:t>Input</w:t>
              </w:r>
            </w:ins>
          </w:p>
        </w:tc>
        <w:tc>
          <w:tcPr>
            <w:tcW w:w="7055" w:type="dxa"/>
            <w:shd w:val="clear" w:color="auto" w:fill="auto"/>
          </w:tcPr>
          <w:p w:rsidR="00221CB8" w:rsidRPr="007215FD" w:rsidRDefault="00221CB8" w:rsidP="00EA2D07">
            <w:pPr>
              <w:rPr>
                <w:ins w:id="798" w:author="Hải Đức" w:date="2017-04-24T00:30:00Z"/>
                <w:lang w:val="vi-VN"/>
              </w:rPr>
            </w:pPr>
            <w:ins w:id="799" w:author="Hải Đức" w:date="2017-04-24T00:30:00Z">
              <w:r w:rsidRPr="007215FD">
                <w:rPr>
                  <w:lang w:val="vi-VN"/>
                </w:rPr>
                <w:t>Chọn ảnh muốn xoá</w:t>
              </w:r>
            </w:ins>
          </w:p>
        </w:tc>
      </w:tr>
      <w:tr w:rsidR="00221CB8" w:rsidRPr="007215FD" w:rsidTr="00EA2D07">
        <w:trPr>
          <w:ins w:id="800" w:author="Hải Đức" w:date="2017-04-24T00:30:00Z"/>
        </w:trPr>
        <w:tc>
          <w:tcPr>
            <w:tcW w:w="2518" w:type="dxa"/>
            <w:shd w:val="clear" w:color="auto" w:fill="auto"/>
          </w:tcPr>
          <w:p w:rsidR="00221CB8" w:rsidRPr="007215FD" w:rsidRDefault="00221CB8" w:rsidP="00EA2D07">
            <w:pPr>
              <w:rPr>
                <w:ins w:id="801" w:author="Hải Đức" w:date="2017-04-24T00:30:00Z"/>
                <w:lang w:val="vi-VN"/>
              </w:rPr>
            </w:pPr>
            <w:ins w:id="802" w:author="Hải Đức" w:date="2017-04-24T00:30:00Z">
              <w:r w:rsidRPr="007215FD">
                <w:rPr>
                  <w:lang w:val="vi-VN"/>
                </w:rPr>
                <w:t>Process</w:t>
              </w:r>
            </w:ins>
          </w:p>
        </w:tc>
        <w:tc>
          <w:tcPr>
            <w:tcW w:w="7055" w:type="dxa"/>
            <w:shd w:val="clear" w:color="auto" w:fill="auto"/>
          </w:tcPr>
          <w:p w:rsidR="00221CB8" w:rsidRPr="007215FD" w:rsidRDefault="00221CB8" w:rsidP="00EA2D07">
            <w:pPr>
              <w:rPr>
                <w:ins w:id="803" w:author="Hải Đức" w:date="2017-04-24T00:30:00Z"/>
                <w:lang w:val="vi-VN"/>
              </w:rPr>
            </w:pPr>
            <w:ins w:id="804" w:author="Hải Đức" w:date="2017-04-24T00:30:00Z">
              <w:r w:rsidRPr="007215FD">
                <w:rPr>
                  <w:lang w:val="vi-VN"/>
                </w:rPr>
                <w:t>Kiểm tra ảnh có tồn tại không</w:t>
              </w:r>
            </w:ins>
          </w:p>
        </w:tc>
      </w:tr>
      <w:tr w:rsidR="00221CB8" w:rsidRPr="007215FD" w:rsidTr="00EA2D07">
        <w:trPr>
          <w:ins w:id="805" w:author="Hải Đức" w:date="2017-04-24T00:30:00Z"/>
        </w:trPr>
        <w:tc>
          <w:tcPr>
            <w:tcW w:w="2518" w:type="dxa"/>
            <w:shd w:val="clear" w:color="auto" w:fill="auto"/>
          </w:tcPr>
          <w:p w:rsidR="00221CB8" w:rsidRPr="007215FD" w:rsidRDefault="00221CB8" w:rsidP="00EA2D07">
            <w:pPr>
              <w:rPr>
                <w:ins w:id="806" w:author="Hải Đức" w:date="2017-04-24T00:30:00Z"/>
                <w:lang w:val="vi-VN"/>
              </w:rPr>
            </w:pPr>
            <w:ins w:id="807" w:author="Hải Đức" w:date="2017-04-24T00:30:00Z">
              <w:r w:rsidRPr="007215FD">
                <w:rPr>
                  <w:lang w:val="vi-VN"/>
                </w:rPr>
                <w:t>Output</w:t>
              </w:r>
            </w:ins>
          </w:p>
        </w:tc>
        <w:tc>
          <w:tcPr>
            <w:tcW w:w="7055" w:type="dxa"/>
            <w:shd w:val="clear" w:color="auto" w:fill="auto"/>
          </w:tcPr>
          <w:p w:rsidR="00221CB8" w:rsidRPr="007215FD" w:rsidRDefault="00221CB8" w:rsidP="00EA2D07">
            <w:pPr>
              <w:rPr>
                <w:ins w:id="808" w:author="Hải Đức" w:date="2017-04-24T00:30:00Z"/>
                <w:lang w:val="vi-VN"/>
              </w:rPr>
            </w:pPr>
            <w:ins w:id="809" w:author="Hải Đức" w:date="2017-04-24T00:30:00Z">
              <w:r w:rsidRPr="007215FD">
                <w:rPr>
                  <w:lang w:val="vi-VN"/>
                </w:rPr>
                <w:t>Hiển thị thông báo xoá thành công hoặc yêu cầu xoá lại</w:t>
              </w:r>
            </w:ins>
          </w:p>
        </w:tc>
      </w:tr>
    </w:tbl>
    <w:p w:rsidR="00221CB8" w:rsidRDefault="00221CB8" w:rsidP="00221CB8">
      <w:pPr>
        <w:rPr>
          <w:ins w:id="810" w:author="Hải Đức" w:date="2017-04-24T00:30:00Z"/>
          <w:lang w:val="vi-VN"/>
        </w:rPr>
      </w:pPr>
    </w:p>
    <w:p w:rsidR="00221CB8" w:rsidRDefault="00221CB8" w:rsidP="00221CB8">
      <w:pPr>
        <w:rPr>
          <w:ins w:id="811" w:author="Hải Đức" w:date="2017-04-24T00:30:00Z"/>
          <w:lang w:val="vi-VN"/>
        </w:rPr>
      </w:pPr>
      <w:ins w:id="812" w:author="Hải Đức" w:date="2017-04-24T00:30:00Z">
        <w:r>
          <w:rPr>
            <w:lang w:val="vi-VN"/>
          </w:rPr>
          <w:tab/>
          <w:t>14. Thêm mới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813" w:author="Hải Đức" w:date="2017-04-24T00:30:00Z"/>
        </w:trPr>
        <w:tc>
          <w:tcPr>
            <w:tcW w:w="2518" w:type="dxa"/>
            <w:shd w:val="clear" w:color="auto" w:fill="auto"/>
          </w:tcPr>
          <w:p w:rsidR="00221CB8" w:rsidRPr="007215FD" w:rsidRDefault="00221CB8" w:rsidP="00EA2D07">
            <w:pPr>
              <w:rPr>
                <w:ins w:id="814" w:author="Hải Đức" w:date="2017-04-24T00:30:00Z"/>
                <w:lang w:val="vi-VN"/>
              </w:rPr>
            </w:pPr>
            <w:ins w:id="81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16" w:author="Hải Đức" w:date="2017-04-24T00:30:00Z"/>
                <w:lang w:val="vi-VN"/>
              </w:rPr>
            </w:pPr>
            <w:ins w:id="817" w:author="Hải Đức" w:date="2017-04-24T00:30:00Z">
              <w:r w:rsidRPr="007215FD">
                <w:rPr>
                  <w:lang w:val="vi-VN"/>
                </w:rPr>
                <w:t xml:space="preserve">Thành viên có thể chọn để ảnh bìa, ava </w:t>
              </w:r>
            </w:ins>
          </w:p>
        </w:tc>
      </w:tr>
      <w:tr w:rsidR="00221CB8" w:rsidRPr="007215FD" w:rsidTr="00EA2D07">
        <w:trPr>
          <w:ins w:id="818" w:author="Hải Đức" w:date="2017-04-24T00:30:00Z"/>
        </w:trPr>
        <w:tc>
          <w:tcPr>
            <w:tcW w:w="2518" w:type="dxa"/>
            <w:shd w:val="clear" w:color="auto" w:fill="auto"/>
          </w:tcPr>
          <w:p w:rsidR="00221CB8" w:rsidRPr="007215FD" w:rsidRDefault="00221CB8" w:rsidP="00EA2D07">
            <w:pPr>
              <w:rPr>
                <w:ins w:id="819" w:author="Hải Đức" w:date="2017-04-24T00:30:00Z"/>
                <w:lang w:val="vi-VN"/>
              </w:rPr>
            </w:pPr>
            <w:ins w:id="820" w:author="Hải Đức" w:date="2017-04-24T00:30:00Z">
              <w:r w:rsidRPr="007215FD">
                <w:rPr>
                  <w:lang w:val="vi-VN"/>
                </w:rPr>
                <w:t>Input</w:t>
              </w:r>
            </w:ins>
          </w:p>
        </w:tc>
        <w:tc>
          <w:tcPr>
            <w:tcW w:w="7055" w:type="dxa"/>
            <w:shd w:val="clear" w:color="auto" w:fill="auto"/>
          </w:tcPr>
          <w:p w:rsidR="00221CB8" w:rsidRPr="007215FD" w:rsidRDefault="00221CB8" w:rsidP="00EA2D07">
            <w:pPr>
              <w:rPr>
                <w:ins w:id="821" w:author="Hải Đức" w:date="2017-04-24T00:30:00Z"/>
                <w:lang w:val="vi-VN"/>
              </w:rPr>
            </w:pPr>
            <w:ins w:id="822" w:author="Hải Đức" w:date="2017-04-24T00:30:00Z">
              <w:r w:rsidRPr="007215FD">
                <w:rPr>
                  <w:lang w:val="vi-VN"/>
                </w:rPr>
                <w:t>Chọn ảnh muốn để làm ảnh bìa, ava</w:t>
              </w:r>
            </w:ins>
          </w:p>
        </w:tc>
      </w:tr>
      <w:tr w:rsidR="00221CB8" w:rsidRPr="007215FD" w:rsidTr="00EA2D07">
        <w:trPr>
          <w:ins w:id="823" w:author="Hải Đức" w:date="2017-04-24T00:30:00Z"/>
        </w:trPr>
        <w:tc>
          <w:tcPr>
            <w:tcW w:w="2518" w:type="dxa"/>
            <w:shd w:val="clear" w:color="auto" w:fill="auto"/>
          </w:tcPr>
          <w:p w:rsidR="00221CB8" w:rsidRPr="007215FD" w:rsidRDefault="00221CB8" w:rsidP="00EA2D07">
            <w:pPr>
              <w:rPr>
                <w:ins w:id="824" w:author="Hải Đức" w:date="2017-04-24T00:30:00Z"/>
                <w:lang w:val="vi-VN"/>
              </w:rPr>
            </w:pPr>
            <w:ins w:id="825" w:author="Hải Đức" w:date="2017-04-24T00:30:00Z">
              <w:r w:rsidRPr="007215FD">
                <w:rPr>
                  <w:lang w:val="vi-VN"/>
                </w:rPr>
                <w:t>Process</w:t>
              </w:r>
            </w:ins>
          </w:p>
        </w:tc>
        <w:tc>
          <w:tcPr>
            <w:tcW w:w="7055" w:type="dxa"/>
            <w:shd w:val="clear" w:color="auto" w:fill="auto"/>
          </w:tcPr>
          <w:p w:rsidR="00221CB8" w:rsidRPr="007215FD" w:rsidRDefault="00221CB8" w:rsidP="00EA2D07">
            <w:pPr>
              <w:rPr>
                <w:ins w:id="826" w:author="Hải Đức" w:date="2017-04-24T00:30:00Z"/>
                <w:lang w:val="vi-VN"/>
              </w:rPr>
            </w:pPr>
            <w:ins w:id="827" w:author="Hải Đức" w:date="2017-04-24T00:30:00Z">
              <w:r w:rsidRPr="007215FD">
                <w:rPr>
                  <w:lang w:val="vi-VN"/>
                </w:rPr>
                <w:t>Kiểm tra tính hợp lệ của ảnh</w:t>
              </w:r>
            </w:ins>
          </w:p>
        </w:tc>
      </w:tr>
      <w:tr w:rsidR="00221CB8" w:rsidRPr="007215FD" w:rsidTr="00EA2D07">
        <w:trPr>
          <w:ins w:id="828" w:author="Hải Đức" w:date="2017-04-24T00:30:00Z"/>
        </w:trPr>
        <w:tc>
          <w:tcPr>
            <w:tcW w:w="2518" w:type="dxa"/>
            <w:shd w:val="clear" w:color="auto" w:fill="auto"/>
          </w:tcPr>
          <w:p w:rsidR="00221CB8" w:rsidRPr="007215FD" w:rsidRDefault="00221CB8" w:rsidP="00EA2D07">
            <w:pPr>
              <w:rPr>
                <w:ins w:id="829" w:author="Hải Đức" w:date="2017-04-24T00:30:00Z"/>
                <w:lang w:val="vi-VN"/>
              </w:rPr>
            </w:pPr>
            <w:ins w:id="830" w:author="Hải Đức" w:date="2017-04-24T00:30:00Z">
              <w:r w:rsidRPr="007215FD">
                <w:rPr>
                  <w:lang w:val="vi-VN"/>
                </w:rPr>
                <w:t>Output</w:t>
              </w:r>
            </w:ins>
          </w:p>
        </w:tc>
        <w:tc>
          <w:tcPr>
            <w:tcW w:w="7055" w:type="dxa"/>
            <w:shd w:val="clear" w:color="auto" w:fill="auto"/>
          </w:tcPr>
          <w:p w:rsidR="00221CB8" w:rsidRPr="007215FD" w:rsidRDefault="00221CB8" w:rsidP="00EA2D07">
            <w:pPr>
              <w:rPr>
                <w:ins w:id="831" w:author="Hải Đức" w:date="2017-04-24T00:30:00Z"/>
                <w:lang w:val="vi-VN"/>
              </w:rPr>
            </w:pPr>
            <w:ins w:id="832" w:author="Hải Đức" w:date="2017-04-24T00:30:00Z">
              <w:r w:rsidRPr="007215FD">
                <w:rPr>
                  <w:lang w:val="vi-VN"/>
                </w:rPr>
                <w:t>Hiển thị thông báo thêm mới thành công hoặc yêu cầu thêm lại</w:t>
              </w:r>
            </w:ins>
          </w:p>
        </w:tc>
      </w:tr>
    </w:tbl>
    <w:p w:rsidR="00221CB8" w:rsidRDefault="00221CB8" w:rsidP="00221CB8">
      <w:pPr>
        <w:rPr>
          <w:ins w:id="833" w:author="Hải Đức" w:date="2017-04-24T00:30:00Z"/>
          <w:lang w:val="vi-VN"/>
        </w:rPr>
      </w:pPr>
    </w:p>
    <w:p w:rsidR="00221CB8" w:rsidRDefault="00221CB8" w:rsidP="00221CB8">
      <w:pPr>
        <w:rPr>
          <w:ins w:id="834" w:author="Hải Đức" w:date="2017-04-24T00:30:00Z"/>
          <w:lang w:val="vi-VN"/>
        </w:rPr>
      </w:pPr>
      <w:ins w:id="835" w:author="Hải Đức" w:date="2017-04-24T00:30:00Z">
        <w:r>
          <w:rPr>
            <w:lang w:val="vi-VN"/>
          </w:rPr>
          <w:tab/>
          <w:t>15. Xoá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836" w:author="Hải Đức" w:date="2017-04-24T00:30:00Z"/>
        </w:trPr>
        <w:tc>
          <w:tcPr>
            <w:tcW w:w="2518" w:type="dxa"/>
            <w:shd w:val="clear" w:color="auto" w:fill="auto"/>
          </w:tcPr>
          <w:p w:rsidR="00221CB8" w:rsidRPr="007215FD" w:rsidRDefault="00221CB8" w:rsidP="00EA2D07">
            <w:pPr>
              <w:rPr>
                <w:ins w:id="837" w:author="Hải Đức" w:date="2017-04-24T00:30:00Z"/>
                <w:lang w:val="vi-VN"/>
              </w:rPr>
            </w:pPr>
            <w:ins w:id="83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39" w:author="Hải Đức" w:date="2017-04-24T00:30:00Z"/>
                <w:lang w:val="vi-VN"/>
              </w:rPr>
            </w:pPr>
            <w:ins w:id="840" w:author="Hải Đức" w:date="2017-04-24T00:30:00Z">
              <w:r w:rsidRPr="007215FD">
                <w:rPr>
                  <w:lang w:val="vi-VN"/>
                </w:rPr>
                <w:t>Thành viên có thể xoá ảnh bìa, ava</w:t>
              </w:r>
            </w:ins>
          </w:p>
        </w:tc>
      </w:tr>
      <w:tr w:rsidR="00221CB8" w:rsidRPr="007215FD" w:rsidTr="00EA2D07">
        <w:trPr>
          <w:ins w:id="841" w:author="Hải Đức" w:date="2017-04-24T00:30:00Z"/>
        </w:trPr>
        <w:tc>
          <w:tcPr>
            <w:tcW w:w="2518" w:type="dxa"/>
            <w:shd w:val="clear" w:color="auto" w:fill="auto"/>
          </w:tcPr>
          <w:p w:rsidR="00221CB8" w:rsidRPr="007215FD" w:rsidRDefault="00221CB8" w:rsidP="00EA2D07">
            <w:pPr>
              <w:rPr>
                <w:ins w:id="842" w:author="Hải Đức" w:date="2017-04-24T00:30:00Z"/>
                <w:lang w:val="vi-VN"/>
              </w:rPr>
            </w:pPr>
            <w:ins w:id="843" w:author="Hải Đức" w:date="2017-04-24T00:30:00Z">
              <w:r w:rsidRPr="007215FD">
                <w:rPr>
                  <w:lang w:val="vi-VN"/>
                </w:rPr>
                <w:t>Input</w:t>
              </w:r>
            </w:ins>
          </w:p>
        </w:tc>
        <w:tc>
          <w:tcPr>
            <w:tcW w:w="7055" w:type="dxa"/>
            <w:shd w:val="clear" w:color="auto" w:fill="auto"/>
          </w:tcPr>
          <w:p w:rsidR="00221CB8" w:rsidRPr="007215FD" w:rsidRDefault="00221CB8" w:rsidP="00EA2D07">
            <w:pPr>
              <w:rPr>
                <w:ins w:id="844" w:author="Hải Đức" w:date="2017-04-24T00:30:00Z"/>
                <w:lang w:val="vi-VN"/>
              </w:rPr>
            </w:pPr>
            <w:ins w:id="845" w:author="Hải Đức" w:date="2017-04-24T00:30:00Z">
              <w:r w:rsidRPr="007215FD">
                <w:rPr>
                  <w:lang w:val="vi-VN"/>
                </w:rPr>
                <w:t>Chọn ảnh muốn xoá</w:t>
              </w:r>
            </w:ins>
          </w:p>
        </w:tc>
      </w:tr>
      <w:tr w:rsidR="00221CB8" w:rsidRPr="007215FD" w:rsidTr="00EA2D07">
        <w:trPr>
          <w:ins w:id="846" w:author="Hải Đức" w:date="2017-04-24T00:30:00Z"/>
        </w:trPr>
        <w:tc>
          <w:tcPr>
            <w:tcW w:w="2518" w:type="dxa"/>
            <w:shd w:val="clear" w:color="auto" w:fill="auto"/>
          </w:tcPr>
          <w:p w:rsidR="00221CB8" w:rsidRPr="007215FD" w:rsidRDefault="00221CB8" w:rsidP="00EA2D07">
            <w:pPr>
              <w:rPr>
                <w:ins w:id="847" w:author="Hải Đức" w:date="2017-04-24T00:30:00Z"/>
                <w:lang w:val="vi-VN"/>
              </w:rPr>
            </w:pPr>
            <w:ins w:id="848" w:author="Hải Đức" w:date="2017-04-24T00:30:00Z">
              <w:r w:rsidRPr="007215FD">
                <w:rPr>
                  <w:lang w:val="vi-VN"/>
                </w:rPr>
                <w:t>Process</w:t>
              </w:r>
            </w:ins>
          </w:p>
        </w:tc>
        <w:tc>
          <w:tcPr>
            <w:tcW w:w="7055" w:type="dxa"/>
            <w:shd w:val="clear" w:color="auto" w:fill="auto"/>
          </w:tcPr>
          <w:p w:rsidR="00221CB8" w:rsidRPr="007215FD" w:rsidRDefault="00221CB8" w:rsidP="00EA2D07">
            <w:pPr>
              <w:rPr>
                <w:ins w:id="849" w:author="Hải Đức" w:date="2017-04-24T00:30:00Z"/>
                <w:lang w:val="vi-VN"/>
              </w:rPr>
            </w:pPr>
            <w:ins w:id="850" w:author="Hải Đức" w:date="2017-04-24T00:30:00Z">
              <w:r w:rsidRPr="007215FD">
                <w:rPr>
                  <w:lang w:val="vi-VN"/>
                </w:rPr>
                <w:t>Kiểm tra ảnh có tồn tại không</w:t>
              </w:r>
            </w:ins>
          </w:p>
        </w:tc>
      </w:tr>
      <w:tr w:rsidR="00221CB8" w:rsidRPr="007215FD" w:rsidTr="00EA2D07">
        <w:trPr>
          <w:ins w:id="851" w:author="Hải Đức" w:date="2017-04-24T00:30:00Z"/>
        </w:trPr>
        <w:tc>
          <w:tcPr>
            <w:tcW w:w="2518" w:type="dxa"/>
            <w:shd w:val="clear" w:color="auto" w:fill="auto"/>
          </w:tcPr>
          <w:p w:rsidR="00221CB8" w:rsidRPr="007215FD" w:rsidRDefault="00221CB8" w:rsidP="00EA2D07">
            <w:pPr>
              <w:rPr>
                <w:ins w:id="852" w:author="Hải Đức" w:date="2017-04-24T00:30:00Z"/>
                <w:lang w:val="vi-VN"/>
              </w:rPr>
            </w:pPr>
            <w:ins w:id="853" w:author="Hải Đức" w:date="2017-04-24T00:30:00Z">
              <w:r w:rsidRPr="007215FD">
                <w:rPr>
                  <w:lang w:val="vi-VN"/>
                </w:rPr>
                <w:t>Output</w:t>
              </w:r>
            </w:ins>
          </w:p>
        </w:tc>
        <w:tc>
          <w:tcPr>
            <w:tcW w:w="7055" w:type="dxa"/>
            <w:shd w:val="clear" w:color="auto" w:fill="auto"/>
          </w:tcPr>
          <w:p w:rsidR="00221CB8" w:rsidRPr="007215FD" w:rsidRDefault="00221CB8" w:rsidP="00EA2D07">
            <w:pPr>
              <w:rPr>
                <w:ins w:id="854" w:author="Hải Đức" w:date="2017-04-24T00:30:00Z"/>
                <w:lang w:val="vi-VN"/>
              </w:rPr>
            </w:pPr>
            <w:ins w:id="855" w:author="Hải Đức" w:date="2017-04-24T00:30:00Z">
              <w:r w:rsidRPr="007215FD">
                <w:rPr>
                  <w:lang w:val="vi-VN"/>
                </w:rPr>
                <w:t>Hiển thị thông báo xoá thành công hoặc yêu cầu xoá lại</w:t>
              </w:r>
            </w:ins>
          </w:p>
        </w:tc>
      </w:tr>
    </w:tbl>
    <w:p w:rsidR="00221CB8" w:rsidRDefault="00221CB8" w:rsidP="00221CB8">
      <w:pPr>
        <w:rPr>
          <w:ins w:id="856" w:author="Hải Đức" w:date="2017-04-24T00:30:00Z"/>
          <w:lang w:val="vi-VN"/>
        </w:rPr>
      </w:pPr>
    </w:p>
    <w:p w:rsidR="008A6BDE" w:rsidRPr="008A6BDE" w:rsidRDefault="00221CB8">
      <w:pPr>
        <w:pStyle w:val="Heading3"/>
        <w:rPr>
          <w:ins w:id="857" w:author="Hải Đức" w:date="2017-04-24T00:33:00Z"/>
          <w:rFonts w:ascii="Times New Roman" w:hAnsi="Times New Roman" w:cs="Times New Roman"/>
          <w:lang w:val="vi-VN"/>
          <w:rPrChange w:id="858" w:author="Hải Đức" w:date="2017-04-24T00:33:00Z">
            <w:rPr>
              <w:ins w:id="859" w:author="Hải Đức" w:date="2017-04-24T00:33:00Z"/>
              <w:lang w:val="vi-VN"/>
            </w:rPr>
          </w:rPrChange>
        </w:rPr>
      </w:pPr>
      <w:bookmarkStart w:id="860" w:name="_Toc480491580"/>
      <w:bookmarkStart w:id="861" w:name="_Toc480758588"/>
      <w:ins w:id="862" w:author="Hải Đức" w:date="2017-04-24T00:31:00Z">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ins>
      <w:bookmarkEnd w:id="860"/>
      <w:bookmarkEnd w:id="861"/>
    </w:p>
    <w:p w:rsidR="008A6BDE" w:rsidRPr="00EA2D07" w:rsidRDefault="008A6BDE">
      <w:pPr>
        <w:spacing w:line="360" w:lineRule="auto"/>
        <w:ind w:firstLine="720"/>
        <w:rPr>
          <w:ins w:id="863" w:author="Hải Đức" w:date="2017-04-24T00:33:00Z"/>
        </w:rPr>
      </w:pPr>
      <w:ins w:id="864" w:author="Hải Đức" w:date="2017-04-24T00:33:00Z">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ins>
    </w:p>
    <w:p w:rsidR="008A6BDE" w:rsidRDefault="008A6BDE" w:rsidP="008A6BDE">
      <w:pPr>
        <w:spacing w:line="360" w:lineRule="auto"/>
        <w:ind w:left="720" w:firstLine="720"/>
        <w:rPr>
          <w:ins w:id="865" w:author="Hải Đức" w:date="2017-04-24T00:33:00Z"/>
          <w:lang w:val="vi-VN"/>
        </w:rPr>
      </w:pPr>
      <w:ins w:id="866" w:author="Hải Đức" w:date="2017-04-24T00:33:00Z">
        <w:r w:rsidRPr="006939CD">
          <w:rPr>
            <w:lang w:val="vi-VN"/>
          </w:rPr>
          <w:t xml:space="preserve">1. Đăng nhập. </w:t>
        </w:r>
      </w:ins>
    </w:p>
    <w:p w:rsidR="008A6BDE" w:rsidRDefault="008A6BDE" w:rsidP="008A6BDE">
      <w:pPr>
        <w:spacing w:line="360" w:lineRule="auto"/>
        <w:ind w:left="720" w:firstLine="720"/>
        <w:rPr>
          <w:ins w:id="867" w:author="Hải Đức" w:date="2017-04-24T00:47:00Z"/>
          <w:lang w:val="vi-VN"/>
        </w:rPr>
      </w:pPr>
      <w:ins w:id="868" w:author="Hải Đức" w:date="2017-04-24T00:33:00Z">
        <w:r w:rsidRPr="006939CD">
          <w:rPr>
            <w:lang w:val="vi-VN"/>
          </w:rPr>
          <w:t xml:space="preserve">2. Đăng xuất. </w:t>
        </w:r>
      </w:ins>
    </w:p>
    <w:p w:rsidR="0051703D" w:rsidRDefault="0051703D" w:rsidP="008A6BDE">
      <w:pPr>
        <w:spacing w:line="360" w:lineRule="auto"/>
        <w:ind w:left="720" w:firstLine="720"/>
        <w:rPr>
          <w:ins w:id="869" w:author="Hải Đức" w:date="2017-04-24T00:47:00Z"/>
        </w:rPr>
      </w:pPr>
      <w:ins w:id="870" w:author="Hải Đức" w:date="2017-04-24T00:47:00Z">
        <w:r>
          <w:t>3. Thay đổi mật khẩu</w:t>
        </w:r>
      </w:ins>
    </w:p>
    <w:p w:rsidR="0051703D" w:rsidRDefault="0051703D" w:rsidP="008A6BDE">
      <w:pPr>
        <w:spacing w:line="360" w:lineRule="auto"/>
        <w:ind w:left="720" w:firstLine="720"/>
        <w:rPr>
          <w:ins w:id="871" w:author="Hải Đức" w:date="2017-04-24T00:48:00Z"/>
        </w:rPr>
      </w:pPr>
      <w:ins w:id="872" w:author="Hải Đức" w:date="2017-04-24T00:48:00Z">
        <w:r>
          <w:t>4. Thay đổi thông tin đăng ký</w:t>
        </w:r>
      </w:ins>
    </w:p>
    <w:p w:rsidR="0051703D" w:rsidRDefault="0051703D" w:rsidP="008A6BDE">
      <w:pPr>
        <w:spacing w:line="360" w:lineRule="auto"/>
        <w:ind w:left="720" w:firstLine="720"/>
        <w:rPr>
          <w:ins w:id="873" w:author="Hải Đức" w:date="2017-04-24T00:48:00Z"/>
        </w:rPr>
      </w:pPr>
      <w:ins w:id="874" w:author="Hải Đức" w:date="2017-04-24T00:48:00Z">
        <w:r>
          <w:t>5. Bình luận</w:t>
        </w:r>
      </w:ins>
    </w:p>
    <w:p w:rsidR="0051703D" w:rsidRDefault="0051703D" w:rsidP="008A6BDE">
      <w:pPr>
        <w:spacing w:line="360" w:lineRule="auto"/>
        <w:ind w:left="720" w:firstLine="720"/>
        <w:rPr>
          <w:ins w:id="875" w:author="Hải Đức" w:date="2017-04-24T00:48:00Z"/>
        </w:rPr>
      </w:pPr>
      <w:ins w:id="876" w:author="Hải Đức" w:date="2017-04-24T00:48:00Z">
        <w:r>
          <w:t>6. Xem trang cá nhân</w:t>
        </w:r>
      </w:ins>
    </w:p>
    <w:p w:rsidR="0051703D" w:rsidRDefault="0051703D" w:rsidP="008A6BDE">
      <w:pPr>
        <w:spacing w:line="360" w:lineRule="auto"/>
        <w:ind w:left="720" w:firstLine="720"/>
        <w:rPr>
          <w:ins w:id="877" w:author="Hải Đức" w:date="2017-04-24T00:48:00Z"/>
        </w:rPr>
      </w:pPr>
      <w:ins w:id="878" w:author="Hải Đức" w:date="2017-04-24T00:48:00Z">
        <w:r>
          <w:t>7. Xem món ăn</w:t>
        </w:r>
      </w:ins>
    </w:p>
    <w:p w:rsidR="0051703D" w:rsidRDefault="0051703D" w:rsidP="008A6BDE">
      <w:pPr>
        <w:spacing w:line="360" w:lineRule="auto"/>
        <w:ind w:left="720" w:firstLine="720"/>
        <w:rPr>
          <w:ins w:id="879" w:author="Hải Đức" w:date="2017-04-24T00:49:00Z"/>
        </w:rPr>
      </w:pPr>
      <w:ins w:id="880" w:author="Hải Đức" w:date="2017-04-24T00:49:00Z">
        <w:r>
          <w:t>8. Tìm kiếm món ăn</w:t>
        </w:r>
      </w:ins>
    </w:p>
    <w:p w:rsidR="0051703D" w:rsidRDefault="0051703D" w:rsidP="008A6BDE">
      <w:pPr>
        <w:spacing w:line="360" w:lineRule="auto"/>
        <w:ind w:left="720" w:firstLine="720"/>
        <w:rPr>
          <w:ins w:id="881" w:author="Hải Đức" w:date="2017-04-24T00:49:00Z"/>
        </w:rPr>
      </w:pPr>
      <w:ins w:id="882" w:author="Hải Đức" w:date="2017-04-24T00:49:00Z">
        <w:r>
          <w:t>9. Tìm kiếm người dùng</w:t>
        </w:r>
      </w:ins>
    </w:p>
    <w:p w:rsidR="0051703D" w:rsidRDefault="0051703D" w:rsidP="008A6BDE">
      <w:pPr>
        <w:spacing w:line="360" w:lineRule="auto"/>
        <w:ind w:left="720" w:firstLine="720"/>
        <w:rPr>
          <w:ins w:id="883" w:author="Hải Đức" w:date="2017-04-24T00:49:00Z"/>
        </w:rPr>
      </w:pPr>
      <w:ins w:id="884" w:author="Hải Đức" w:date="2017-04-24T00:49:00Z">
        <w:r>
          <w:t>10. Tạo album</w:t>
        </w:r>
      </w:ins>
    </w:p>
    <w:p w:rsidR="0051703D" w:rsidRDefault="0051703D" w:rsidP="008A6BDE">
      <w:pPr>
        <w:spacing w:line="360" w:lineRule="auto"/>
        <w:ind w:left="720" w:firstLine="720"/>
        <w:rPr>
          <w:ins w:id="885" w:author="Hải Đức" w:date="2017-04-24T00:49:00Z"/>
        </w:rPr>
      </w:pPr>
      <w:ins w:id="886" w:author="Hải Đức" w:date="2017-04-24T00:49:00Z">
        <w:r>
          <w:t>11. Đăng ảnh vào album</w:t>
        </w:r>
      </w:ins>
    </w:p>
    <w:p w:rsidR="0051703D" w:rsidRDefault="0051703D" w:rsidP="008A6BDE">
      <w:pPr>
        <w:spacing w:line="360" w:lineRule="auto"/>
        <w:ind w:left="720" w:firstLine="720"/>
        <w:rPr>
          <w:ins w:id="887" w:author="Hải Đức" w:date="2017-04-24T00:49:00Z"/>
        </w:rPr>
      </w:pPr>
      <w:ins w:id="888" w:author="Hải Đức" w:date="2017-04-24T00:49:00Z">
        <w:r>
          <w:t>12. Xóa album</w:t>
        </w:r>
      </w:ins>
    </w:p>
    <w:p w:rsidR="0051703D" w:rsidRDefault="0051703D" w:rsidP="008A6BDE">
      <w:pPr>
        <w:spacing w:line="360" w:lineRule="auto"/>
        <w:ind w:left="720" w:firstLine="720"/>
        <w:rPr>
          <w:ins w:id="889" w:author="Hải Đức" w:date="2017-04-24T00:49:00Z"/>
        </w:rPr>
      </w:pPr>
      <w:ins w:id="890" w:author="Hải Đức" w:date="2017-04-24T00:49:00Z">
        <w:r>
          <w:t>13. Xóa ảnh</w:t>
        </w:r>
      </w:ins>
    </w:p>
    <w:p w:rsidR="0051703D" w:rsidRDefault="0051703D" w:rsidP="008A6BDE">
      <w:pPr>
        <w:spacing w:line="360" w:lineRule="auto"/>
        <w:ind w:left="720" w:firstLine="720"/>
        <w:rPr>
          <w:ins w:id="891" w:author="Hải Đức" w:date="2017-04-24T00:50:00Z"/>
        </w:rPr>
      </w:pPr>
      <w:ins w:id="892" w:author="Hải Đức" w:date="2017-04-24T00:50:00Z">
        <w:r>
          <w:t>14. Thêm mới ảnh bìa/avatar</w:t>
        </w:r>
      </w:ins>
    </w:p>
    <w:p w:rsidR="0051703D" w:rsidRPr="0051703D" w:rsidRDefault="0051703D" w:rsidP="008A6BDE">
      <w:pPr>
        <w:spacing w:line="360" w:lineRule="auto"/>
        <w:ind w:left="720" w:firstLine="720"/>
        <w:rPr>
          <w:ins w:id="893" w:author="Hải Đức" w:date="2017-04-24T00:33:00Z"/>
          <w:rPrChange w:id="894" w:author="Hải Đức" w:date="2017-04-24T00:47:00Z">
            <w:rPr>
              <w:ins w:id="895" w:author="Hải Đức" w:date="2017-04-24T00:33:00Z"/>
              <w:lang w:val="vi-VN"/>
            </w:rPr>
          </w:rPrChange>
        </w:rPr>
      </w:pPr>
      <w:ins w:id="896" w:author="Hải Đức" w:date="2017-04-24T00:50:00Z">
        <w:r>
          <w:t>15. Xóa ảnh bìa/avatar</w:t>
        </w:r>
      </w:ins>
    </w:p>
    <w:p w:rsidR="008A6BDE" w:rsidRDefault="008A6BDE" w:rsidP="008A6BDE">
      <w:pPr>
        <w:spacing w:line="360" w:lineRule="auto"/>
        <w:ind w:firstLine="720"/>
        <w:rPr>
          <w:ins w:id="897" w:author="Hải Đức" w:date="2017-04-24T00:34:00Z"/>
          <w:lang w:val="vi-VN"/>
        </w:rPr>
      </w:pPr>
      <w:ins w:id="898" w:author="Hải Đức" w:date="2017-04-24T00:33:00Z">
        <w:r w:rsidRPr="006939CD">
          <w:rPr>
            <w:lang w:val="vi-VN"/>
          </w:rPr>
          <w:t>Ngoài ra Admin còn có thêm một số những chức năng quản lý sau:</w:t>
        </w:r>
      </w:ins>
    </w:p>
    <w:p w:rsidR="008A6BDE" w:rsidRDefault="0051703D">
      <w:pPr>
        <w:spacing w:line="360" w:lineRule="auto"/>
        <w:ind w:left="720" w:firstLine="720"/>
        <w:rPr>
          <w:ins w:id="899" w:author="Hải Đức" w:date="2017-04-24T00:34:00Z"/>
        </w:rPr>
        <w:pPrChange w:id="900" w:author="Hải Đức" w:date="2017-04-24T00:34:00Z">
          <w:pPr>
            <w:spacing w:line="360" w:lineRule="auto"/>
            <w:ind w:firstLine="720"/>
          </w:pPr>
        </w:pPrChange>
      </w:pPr>
      <w:ins w:id="901" w:author="Hải Đức" w:date="2017-04-24T00:34:00Z">
        <w:r>
          <w:t xml:space="preserve">16 </w:t>
        </w:r>
        <w:r w:rsidR="008A6BDE">
          <w:t>.Qu</w:t>
        </w:r>
        <w:r w:rsidR="008A6BDE" w:rsidRPr="006939CD">
          <w:t>ả</w:t>
        </w:r>
        <w:r w:rsidR="008A6BDE">
          <w:t>n L</w:t>
        </w:r>
        <w:r w:rsidR="008A6BDE" w:rsidRPr="006939CD">
          <w:t>ý</w:t>
        </w:r>
        <w:r w:rsidR="008A6BDE">
          <w:t xml:space="preserve"> B</w:t>
        </w:r>
        <w:r w:rsidR="008A6BDE" w:rsidRPr="006939CD">
          <w:t>à</w:t>
        </w:r>
        <w:r w:rsidR="008A6BDE">
          <w:t xml:space="preserve">i </w:t>
        </w:r>
        <w:r w:rsidR="008A6BDE" w:rsidRPr="006939CD">
          <w:t>Đăn</w:t>
        </w:r>
        <w:r w:rsidR="008A6BDE">
          <w:t>g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EA2D07">
        <w:trPr>
          <w:ins w:id="902" w:author="Hải Đức" w:date="2017-04-24T00:34:00Z"/>
        </w:trPr>
        <w:tc>
          <w:tcPr>
            <w:tcW w:w="1818" w:type="dxa"/>
            <w:shd w:val="clear" w:color="auto" w:fill="auto"/>
          </w:tcPr>
          <w:p w:rsidR="008A6BDE" w:rsidRDefault="008A6BDE" w:rsidP="00EA2D07">
            <w:pPr>
              <w:spacing w:line="276" w:lineRule="auto"/>
              <w:rPr>
                <w:ins w:id="903" w:author="Hải Đức" w:date="2017-04-24T00:34:00Z"/>
              </w:rPr>
            </w:pPr>
            <w:ins w:id="904"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05" w:author="Hải Đức" w:date="2017-04-24T00:34:00Z"/>
              </w:rPr>
            </w:pPr>
            <w:ins w:id="906" w:author="Hải Đức" w:date="2017-04-24T00:34:00Z">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ins>
          </w:p>
        </w:tc>
      </w:tr>
      <w:tr w:rsidR="008A6BDE" w:rsidTr="00EA2D07">
        <w:trPr>
          <w:ins w:id="907" w:author="Hải Đức" w:date="2017-04-24T00:34:00Z"/>
        </w:trPr>
        <w:tc>
          <w:tcPr>
            <w:tcW w:w="1818" w:type="dxa"/>
            <w:shd w:val="clear" w:color="auto" w:fill="auto"/>
          </w:tcPr>
          <w:p w:rsidR="008A6BDE" w:rsidRDefault="008A6BDE" w:rsidP="00EA2D07">
            <w:pPr>
              <w:spacing w:line="276" w:lineRule="auto"/>
              <w:rPr>
                <w:ins w:id="908" w:author="Hải Đức" w:date="2017-04-24T00:34:00Z"/>
              </w:rPr>
            </w:pPr>
            <w:ins w:id="909" w:author="Hải Đức" w:date="2017-04-24T00:34:00Z">
              <w:r>
                <w:t>Input</w:t>
              </w:r>
            </w:ins>
          </w:p>
        </w:tc>
        <w:tc>
          <w:tcPr>
            <w:tcW w:w="7755" w:type="dxa"/>
            <w:shd w:val="clear" w:color="auto" w:fill="auto"/>
          </w:tcPr>
          <w:p w:rsidR="008A6BDE" w:rsidRDefault="008A6BDE" w:rsidP="00EA2D07">
            <w:pPr>
              <w:spacing w:line="276" w:lineRule="auto"/>
              <w:rPr>
                <w:ins w:id="910" w:author="Hải Đức" w:date="2017-04-24T00:34:00Z"/>
              </w:rPr>
            </w:pPr>
            <w:ins w:id="911" w:author="Hải Đức" w:date="2017-04-24T00:34:00Z">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ins>
          </w:p>
        </w:tc>
      </w:tr>
      <w:tr w:rsidR="008A6BDE" w:rsidTr="00EA2D07">
        <w:trPr>
          <w:ins w:id="912" w:author="Hải Đức" w:date="2017-04-24T00:34:00Z"/>
        </w:trPr>
        <w:tc>
          <w:tcPr>
            <w:tcW w:w="1818" w:type="dxa"/>
            <w:shd w:val="clear" w:color="auto" w:fill="auto"/>
          </w:tcPr>
          <w:p w:rsidR="008A6BDE" w:rsidRDefault="008A6BDE" w:rsidP="00EA2D07">
            <w:pPr>
              <w:spacing w:line="276" w:lineRule="auto"/>
              <w:rPr>
                <w:ins w:id="913" w:author="Hải Đức" w:date="2017-04-24T00:34:00Z"/>
              </w:rPr>
            </w:pPr>
            <w:ins w:id="914" w:author="Hải Đức" w:date="2017-04-24T00:34:00Z">
              <w:r>
                <w:lastRenderedPageBreak/>
                <w:t>Process</w:t>
              </w:r>
            </w:ins>
          </w:p>
        </w:tc>
        <w:tc>
          <w:tcPr>
            <w:tcW w:w="7755" w:type="dxa"/>
            <w:shd w:val="clear" w:color="auto" w:fill="auto"/>
          </w:tcPr>
          <w:p w:rsidR="008A6BDE" w:rsidRDefault="008A6BDE" w:rsidP="00EA2D07">
            <w:pPr>
              <w:spacing w:line="276" w:lineRule="auto"/>
              <w:rPr>
                <w:ins w:id="915" w:author="Hải Đức" w:date="2017-04-24T00:34:00Z"/>
              </w:rPr>
            </w:pPr>
            <w:ins w:id="916" w:author="Hải Đức" w:date="2017-04-24T00:34:00Z">
              <w:r>
                <w:t>Truy c</w:t>
              </w:r>
              <w:r w:rsidRPr="00003C01">
                <w:t>ậ</w:t>
              </w:r>
              <w:r>
                <w:t xml:space="preserve">p CSDL </w:t>
              </w:r>
              <w:r w:rsidRPr="00003C01">
                <w:t>để</w:t>
              </w:r>
              <w:r>
                <w:t xml:space="preserve"> l</w:t>
              </w:r>
              <w:r w:rsidRPr="00003C01">
                <w:t>ấ</w:t>
              </w:r>
              <w:r>
                <w:t>y th</w:t>
              </w:r>
              <w:r w:rsidRPr="00003C01">
                <w:t>ô</w:t>
              </w:r>
              <w:r>
                <w:t>ng tin.</w:t>
              </w:r>
            </w:ins>
          </w:p>
        </w:tc>
      </w:tr>
      <w:tr w:rsidR="008A6BDE" w:rsidTr="00EA2D07">
        <w:trPr>
          <w:ins w:id="917" w:author="Hải Đức" w:date="2017-04-24T00:34:00Z"/>
        </w:trPr>
        <w:tc>
          <w:tcPr>
            <w:tcW w:w="1818" w:type="dxa"/>
            <w:shd w:val="clear" w:color="auto" w:fill="auto"/>
          </w:tcPr>
          <w:p w:rsidR="008A6BDE" w:rsidRDefault="008A6BDE" w:rsidP="00EA2D07">
            <w:pPr>
              <w:spacing w:line="276" w:lineRule="auto"/>
              <w:rPr>
                <w:ins w:id="918" w:author="Hải Đức" w:date="2017-04-24T00:34:00Z"/>
              </w:rPr>
            </w:pPr>
            <w:ins w:id="919" w:author="Hải Đức" w:date="2017-04-24T00:34:00Z">
              <w:r>
                <w:t>Output</w:t>
              </w:r>
            </w:ins>
          </w:p>
        </w:tc>
        <w:tc>
          <w:tcPr>
            <w:tcW w:w="7755" w:type="dxa"/>
            <w:shd w:val="clear" w:color="auto" w:fill="auto"/>
          </w:tcPr>
          <w:p w:rsidR="008A6BDE" w:rsidRDefault="008A6BDE" w:rsidP="00EA2D07">
            <w:pPr>
              <w:spacing w:line="276" w:lineRule="auto"/>
              <w:rPr>
                <w:ins w:id="920" w:author="Hải Đức" w:date="2017-04-24T00:34:00Z"/>
              </w:rPr>
            </w:pPr>
            <w:ins w:id="921" w:author="Hải Đức" w:date="2017-04-24T00:34:00Z">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ins>
          </w:p>
        </w:tc>
      </w:tr>
    </w:tbl>
    <w:p w:rsidR="008A6BDE" w:rsidRDefault="008A6BDE" w:rsidP="008A6BDE">
      <w:pPr>
        <w:spacing w:line="276" w:lineRule="auto"/>
        <w:ind w:firstLine="720"/>
        <w:rPr>
          <w:ins w:id="922" w:author="Hải Đức" w:date="2017-04-24T00:34:00Z"/>
        </w:rPr>
      </w:pPr>
    </w:p>
    <w:p w:rsidR="008A6BDE" w:rsidRPr="00EA2D07" w:rsidRDefault="0051703D" w:rsidP="008A6BDE">
      <w:pPr>
        <w:spacing w:line="360" w:lineRule="auto"/>
        <w:ind w:left="720" w:firstLine="720"/>
        <w:rPr>
          <w:ins w:id="923" w:author="Hải Đức" w:date="2017-04-24T00:34:00Z"/>
        </w:rPr>
      </w:pPr>
      <w:ins w:id="924" w:author="Hải Đức" w:date="2017-04-24T00:50:00Z">
        <w:r>
          <w:t>17</w:t>
        </w:r>
      </w:ins>
      <w:ins w:id="925" w:author="Hải Đức" w:date="2017-04-24T00:34:00Z">
        <w:r w:rsidR="008A6BDE">
          <w:t>.</w:t>
        </w:r>
      </w:ins>
      <w:ins w:id="926" w:author="Hải Đức" w:date="2017-04-24T00:50:00Z">
        <w:r>
          <w:t xml:space="preserve"> </w:t>
        </w:r>
      </w:ins>
      <w:ins w:id="927" w:author="Hải Đức" w:date="2017-04-24T00:34:00Z">
        <w:r w:rsidR="008A6BDE">
          <w:t>Qu</w:t>
        </w:r>
        <w:r w:rsidR="008A6BDE" w:rsidRPr="00003C01">
          <w:t>ả</w:t>
        </w:r>
        <w:r w:rsidR="008A6BDE">
          <w:t>n l</w:t>
        </w:r>
        <w:r w:rsidR="008A6BDE" w:rsidRPr="00003C01">
          <w:t>ý</w:t>
        </w:r>
        <w:r w:rsidR="008A6BDE">
          <w:t xml:space="preserve"> t</w:t>
        </w:r>
        <w:r w:rsidR="008A6BDE" w:rsidRPr="00003C01">
          <w:t>à</w:t>
        </w:r>
        <w:r w:rsidR="008A6BDE">
          <w:t>i kh</w:t>
        </w:r>
        <w:r w:rsidR="008A6BDE" w:rsidRPr="00003C01">
          <w:t>oản</w:t>
        </w:r>
        <w:r w:rsidR="008A6BDE">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EA2D07">
        <w:trPr>
          <w:ins w:id="928" w:author="Hải Đức" w:date="2017-04-24T00:34:00Z"/>
        </w:trPr>
        <w:tc>
          <w:tcPr>
            <w:tcW w:w="1818" w:type="dxa"/>
            <w:shd w:val="clear" w:color="auto" w:fill="auto"/>
          </w:tcPr>
          <w:p w:rsidR="008A6BDE" w:rsidRDefault="008A6BDE" w:rsidP="00EA2D07">
            <w:pPr>
              <w:spacing w:line="276" w:lineRule="auto"/>
              <w:rPr>
                <w:ins w:id="929" w:author="Hải Đức" w:date="2017-04-24T00:34:00Z"/>
              </w:rPr>
            </w:pPr>
            <w:ins w:id="930"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31" w:author="Hải Đức" w:date="2017-04-24T00:34:00Z"/>
              </w:rPr>
            </w:pPr>
            <w:ins w:id="932" w:author="Hải Đức" w:date="2017-04-24T00:34:00Z">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ins>
          </w:p>
        </w:tc>
      </w:tr>
      <w:tr w:rsidR="008A6BDE" w:rsidTr="00EA2D07">
        <w:trPr>
          <w:ins w:id="933" w:author="Hải Đức" w:date="2017-04-24T00:34:00Z"/>
        </w:trPr>
        <w:tc>
          <w:tcPr>
            <w:tcW w:w="1818" w:type="dxa"/>
            <w:shd w:val="clear" w:color="auto" w:fill="auto"/>
          </w:tcPr>
          <w:p w:rsidR="008A6BDE" w:rsidRDefault="008A6BDE" w:rsidP="00EA2D07">
            <w:pPr>
              <w:spacing w:line="276" w:lineRule="auto"/>
              <w:rPr>
                <w:ins w:id="934" w:author="Hải Đức" w:date="2017-04-24T00:34:00Z"/>
              </w:rPr>
            </w:pPr>
            <w:ins w:id="935" w:author="Hải Đức" w:date="2017-04-24T00:34:00Z">
              <w:r>
                <w:t>Input</w:t>
              </w:r>
            </w:ins>
          </w:p>
        </w:tc>
        <w:tc>
          <w:tcPr>
            <w:tcW w:w="7755" w:type="dxa"/>
            <w:shd w:val="clear" w:color="auto" w:fill="auto"/>
          </w:tcPr>
          <w:p w:rsidR="008A6BDE" w:rsidRDefault="008A6BDE" w:rsidP="00EA2D07">
            <w:pPr>
              <w:spacing w:line="276" w:lineRule="auto"/>
              <w:rPr>
                <w:ins w:id="936" w:author="Hải Đức" w:date="2017-04-24T00:34:00Z"/>
              </w:rPr>
            </w:pPr>
            <w:ins w:id="937" w:author="Hải Đức" w:date="2017-04-24T00:34:00Z">
              <w:r>
                <w:t>Ch</w:t>
              </w:r>
              <w:r w:rsidRPr="00003C01">
                <w:t>ọ</w:t>
              </w:r>
              <w:r>
                <w:t xml:space="preserve">n </w:t>
              </w:r>
              <w:r w:rsidRPr="00003C01">
                <w:t>us</w:t>
              </w:r>
              <w:r>
                <w:t>er c</w:t>
              </w:r>
              <w:r w:rsidRPr="00003C01">
                <w:t>ầ</w:t>
              </w:r>
              <w:r>
                <w:t xml:space="preserve">n thay </w:t>
              </w:r>
              <w:r w:rsidRPr="00003C01">
                <w:t>đổi</w:t>
              </w:r>
              <w:r>
                <w:t>.</w:t>
              </w:r>
            </w:ins>
          </w:p>
        </w:tc>
      </w:tr>
      <w:tr w:rsidR="008A6BDE" w:rsidTr="00EA2D07">
        <w:trPr>
          <w:ins w:id="938" w:author="Hải Đức" w:date="2017-04-24T00:34:00Z"/>
        </w:trPr>
        <w:tc>
          <w:tcPr>
            <w:tcW w:w="1818" w:type="dxa"/>
            <w:shd w:val="clear" w:color="auto" w:fill="auto"/>
          </w:tcPr>
          <w:p w:rsidR="008A6BDE" w:rsidRDefault="008A6BDE" w:rsidP="00EA2D07">
            <w:pPr>
              <w:spacing w:line="276" w:lineRule="auto"/>
              <w:rPr>
                <w:ins w:id="939" w:author="Hải Đức" w:date="2017-04-24T00:34:00Z"/>
              </w:rPr>
            </w:pPr>
            <w:ins w:id="940" w:author="Hải Đức" w:date="2017-04-24T00:34:00Z">
              <w:r>
                <w:t>Process</w:t>
              </w:r>
            </w:ins>
          </w:p>
        </w:tc>
        <w:tc>
          <w:tcPr>
            <w:tcW w:w="7755" w:type="dxa"/>
            <w:shd w:val="clear" w:color="auto" w:fill="auto"/>
          </w:tcPr>
          <w:p w:rsidR="008A6BDE" w:rsidRDefault="008A6BDE" w:rsidP="00EA2D07">
            <w:pPr>
              <w:spacing w:line="276" w:lineRule="auto"/>
              <w:rPr>
                <w:ins w:id="941" w:author="Hải Đức" w:date="2017-04-24T00:34:00Z"/>
              </w:rPr>
            </w:pPr>
            <w:ins w:id="942" w:author="Hải Đức" w:date="2017-04-24T00:34:00Z">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ins>
          </w:p>
        </w:tc>
      </w:tr>
      <w:tr w:rsidR="008A6BDE" w:rsidTr="00EA2D07">
        <w:trPr>
          <w:ins w:id="943" w:author="Hải Đức" w:date="2017-04-24T00:34:00Z"/>
        </w:trPr>
        <w:tc>
          <w:tcPr>
            <w:tcW w:w="1818" w:type="dxa"/>
            <w:shd w:val="clear" w:color="auto" w:fill="auto"/>
          </w:tcPr>
          <w:p w:rsidR="008A6BDE" w:rsidRDefault="008A6BDE" w:rsidP="00EA2D07">
            <w:pPr>
              <w:spacing w:line="276" w:lineRule="auto"/>
              <w:rPr>
                <w:ins w:id="944" w:author="Hải Đức" w:date="2017-04-24T00:34:00Z"/>
              </w:rPr>
            </w:pPr>
            <w:ins w:id="945" w:author="Hải Đức" w:date="2017-04-24T00:34:00Z">
              <w:r>
                <w:t>Output</w:t>
              </w:r>
            </w:ins>
          </w:p>
        </w:tc>
        <w:tc>
          <w:tcPr>
            <w:tcW w:w="7755" w:type="dxa"/>
            <w:shd w:val="clear" w:color="auto" w:fill="auto"/>
          </w:tcPr>
          <w:p w:rsidR="008A6BDE" w:rsidRDefault="008A6BDE" w:rsidP="00EA2D07">
            <w:pPr>
              <w:spacing w:line="276" w:lineRule="auto"/>
              <w:rPr>
                <w:ins w:id="946" w:author="Hải Đức" w:date="2017-04-24T00:34:00Z"/>
              </w:rPr>
            </w:pPr>
            <w:ins w:id="947" w:author="Hải Đức" w:date="2017-04-24T00:34:00Z">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ins>
          </w:p>
        </w:tc>
      </w:tr>
    </w:tbl>
    <w:p w:rsidR="008A6BDE" w:rsidRDefault="008A6BDE" w:rsidP="008A6BDE">
      <w:pPr>
        <w:spacing w:line="276" w:lineRule="auto"/>
        <w:rPr>
          <w:ins w:id="948" w:author="Hải Đức" w:date="2017-04-24T00:34:00Z"/>
          <w:lang w:val="vi-VN"/>
        </w:rPr>
      </w:pPr>
    </w:p>
    <w:p w:rsidR="008A6BDE" w:rsidRDefault="008A6BDE" w:rsidP="008A6BDE">
      <w:pPr>
        <w:spacing w:line="360" w:lineRule="auto"/>
        <w:rPr>
          <w:ins w:id="949" w:author="Hải Đức" w:date="2017-04-24T00:34:00Z"/>
        </w:rPr>
      </w:pPr>
      <w:ins w:id="950" w:author="Hải Đức" w:date="2017-04-24T00:34:00Z">
        <w:r>
          <w:rPr>
            <w:lang w:val="vi-VN"/>
          </w:rPr>
          <w:tab/>
        </w:r>
        <w:r>
          <w:rPr>
            <w:lang w:val="vi-VN"/>
          </w:rPr>
          <w:tab/>
        </w:r>
      </w:ins>
      <w:ins w:id="951" w:author="Hải Đức" w:date="2017-04-24T00:50:00Z">
        <w:r w:rsidR="0051703D">
          <w:t>18</w:t>
        </w:r>
      </w:ins>
      <w:ins w:id="952" w:author="Hải Đức" w:date="2017-04-24T00:34:00Z">
        <w:r>
          <w:t>. X</w:t>
        </w:r>
        <w:r w:rsidRPr="0099121E">
          <w:t>ử</w:t>
        </w:r>
        <w:r>
          <w:t xml:space="preserve"> l</w:t>
        </w:r>
        <w:r w:rsidRPr="0099121E">
          <w:t>ý</w:t>
        </w:r>
        <w:r>
          <w:t xml:space="preserve"> Report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EA2D07">
        <w:trPr>
          <w:ins w:id="953" w:author="Hải Đức" w:date="2017-04-24T00:34:00Z"/>
        </w:trPr>
        <w:tc>
          <w:tcPr>
            <w:tcW w:w="1818" w:type="dxa"/>
            <w:shd w:val="clear" w:color="auto" w:fill="auto"/>
          </w:tcPr>
          <w:p w:rsidR="008A6BDE" w:rsidRDefault="008A6BDE" w:rsidP="00EA2D07">
            <w:pPr>
              <w:spacing w:line="276" w:lineRule="auto"/>
              <w:rPr>
                <w:ins w:id="954" w:author="Hải Đức" w:date="2017-04-24T00:34:00Z"/>
              </w:rPr>
            </w:pPr>
            <w:ins w:id="955"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56" w:author="Hải Đức" w:date="2017-04-24T00:34:00Z"/>
              </w:rPr>
            </w:pPr>
            <w:ins w:id="957" w:author="Hải Đức" w:date="2017-04-24T00:34:00Z">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958" w:author="Hải Đức" w:date="2017-04-24T00:34:00Z"/>
        </w:trPr>
        <w:tc>
          <w:tcPr>
            <w:tcW w:w="1818" w:type="dxa"/>
            <w:shd w:val="clear" w:color="auto" w:fill="auto"/>
          </w:tcPr>
          <w:p w:rsidR="008A6BDE" w:rsidRDefault="008A6BDE" w:rsidP="00EA2D07">
            <w:pPr>
              <w:spacing w:line="276" w:lineRule="auto"/>
              <w:rPr>
                <w:ins w:id="959" w:author="Hải Đức" w:date="2017-04-24T00:34:00Z"/>
              </w:rPr>
            </w:pPr>
            <w:ins w:id="960" w:author="Hải Đức" w:date="2017-04-24T00:34:00Z">
              <w:r>
                <w:t>Input</w:t>
              </w:r>
            </w:ins>
          </w:p>
        </w:tc>
        <w:tc>
          <w:tcPr>
            <w:tcW w:w="7755" w:type="dxa"/>
            <w:shd w:val="clear" w:color="auto" w:fill="auto"/>
          </w:tcPr>
          <w:p w:rsidR="008A6BDE" w:rsidRDefault="008A6BDE" w:rsidP="00EA2D07">
            <w:pPr>
              <w:spacing w:line="276" w:lineRule="auto"/>
              <w:rPr>
                <w:ins w:id="961" w:author="Hải Đức" w:date="2017-04-24T00:34:00Z"/>
              </w:rPr>
            </w:pPr>
            <w:ins w:id="962" w:author="Hải Đức" w:date="2017-04-24T00:34:00Z">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963" w:author="Hải Đức" w:date="2017-04-24T00:34:00Z"/>
        </w:trPr>
        <w:tc>
          <w:tcPr>
            <w:tcW w:w="1818" w:type="dxa"/>
            <w:shd w:val="clear" w:color="auto" w:fill="auto"/>
          </w:tcPr>
          <w:p w:rsidR="008A6BDE" w:rsidRDefault="008A6BDE" w:rsidP="00EA2D07">
            <w:pPr>
              <w:spacing w:line="276" w:lineRule="auto"/>
              <w:rPr>
                <w:ins w:id="964" w:author="Hải Đức" w:date="2017-04-24T00:34:00Z"/>
              </w:rPr>
            </w:pPr>
            <w:ins w:id="965" w:author="Hải Đức" w:date="2017-04-24T00:34:00Z">
              <w:r>
                <w:t>Process</w:t>
              </w:r>
            </w:ins>
          </w:p>
        </w:tc>
        <w:tc>
          <w:tcPr>
            <w:tcW w:w="7755" w:type="dxa"/>
            <w:shd w:val="clear" w:color="auto" w:fill="auto"/>
          </w:tcPr>
          <w:p w:rsidR="008A6BDE" w:rsidRDefault="008A6BDE" w:rsidP="00EA2D07">
            <w:pPr>
              <w:spacing w:line="276" w:lineRule="auto"/>
              <w:rPr>
                <w:ins w:id="966" w:author="Hải Đức" w:date="2017-04-24T00:34:00Z"/>
              </w:rPr>
            </w:pPr>
            <w:ins w:id="967" w:author="Hải Đức" w:date="2017-04-24T00:34:00Z">
              <w:r>
                <w:t>Truy xu</w:t>
              </w:r>
              <w:r w:rsidRPr="00003C01">
                <w:t>ấ</w:t>
              </w:r>
              <w:r>
                <w:t>t CSDL l</w:t>
              </w:r>
              <w:r w:rsidRPr="00003C01">
                <w:t>ấ</w:t>
              </w:r>
              <w:r>
                <w:t>y th</w:t>
              </w:r>
              <w:r w:rsidRPr="00003C01">
                <w:t>ô</w:t>
              </w:r>
              <w:r>
                <w:t>ng tin.</w:t>
              </w:r>
            </w:ins>
          </w:p>
        </w:tc>
      </w:tr>
      <w:tr w:rsidR="008A6BDE" w:rsidTr="00EA2D07">
        <w:trPr>
          <w:ins w:id="968" w:author="Hải Đức" w:date="2017-04-24T00:34:00Z"/>
        </w:trPr>
        <w:tc>
          <w:tcPr>
            <w:tcW w:w="1818" w:type="dxa"/>
            <w:shd w:val="clear" w:color="auto" w:fill="auto"/>
          </w:tcPr>
          <w:p w:rsidR="008A6BDE" w:rsidRDefault="008A6BDE" w:rsidP="00EA2D07">
            <w:pPr>
              <w:spacing w:line="276" w:lineRule="auto"/>
              <w:rPr>
                <w:ins w:id="969" w:author="Hải Đức" w:date="2017-04-24T00:34:00Z"/>
              </w:rPr>
            </w:pPr>
            <w:ins w:id="970" w:author="Hải Đức" w:date="2017-04-24T00:34:00Z">
              <w:r>
                <w:t>Output</w:t>
              </w:r>
            </w:ins>
          </w:p>
        </w:tc>
        <w:tc>
          <w:tcPr>
            <w:tcW w:w="7755" w:type="dxa"/>
            <w:shd w:val="clear" w:color="auto" w:fill="auto"/>
          </w:tcPr>
          <w:p w:rsidR="008A6BDE" w:rsidRDefault="008A6BDE" w:rsidP="00EA2D07">
            <w:pPr>
              <w:spacing w:line="276" w:lineRule="auto"/>
              <w:rPr>
                <w:ins w:id="971" w:author="Hải Đức" w:date="2017-04-24T00:34:00Z"/>
              </w:rPr>
            </w:pPr>
            <w:ins w:id="972" w:author="Hải Đức" w:date="2017-04-24T00:34:00Z">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ins>
          </w:p>
        </w:tc>
      </w:tr>
    </w:tbl>
    <w:p w:rsidR="00221CB8" w:rsidRPr="008E0FCB" w:rsidRDefault="00221CB8">
      <w:pPr>
        <w:pStyle w:val="Heading3"/>
        <w:rPr>
          <w:ins w:id="973" w:author="Hải Đức" w:date="2017-04-24T00:31:00Z"/>
          <w:rFonts w:ascii="Times New Roman" w:hAnsi="Times New Roman" w:cs="Times New Roman"/>
          <w:lang w:val="vi-VN"/>
        </w:rPr>
      </w:pPr>
      <w:bookmarkStart w:id="974" w:name="_Toc480491581"/>
      <w:bookmarkStart w:id="975" w:name="_Toc480758589"/>
      <w:ins w:id="976" w:author="Hải Đức" w:date="2017-04-24T00:31:00Z">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974"/>
        <w:bookmarkEnd w:id="975"/>
      </w:ins>
    </w:p>
    <w:p w:rsidR="00221CB8" w:rsidRPr="008E0FCB" w:rsidRDefault="00221CB8" w:rsidP="00221CB8">
      <w:pPr>
        <w:ind w:left="360"/>
        <w:rPr>
          <w:ins w:id="977" w:author="Hải Đức" w:date="2017-04-24T00:31:00Z"/>
          <w:b/>
          <w:bCs/>
          <w:kern w:val="32"/>
          <w:szCs w:val="32"/>
          <w:lang w:val="vi-VN"/>
        </w:rPr>
      </w:pPr>
    </w:p>
    <w:p w:rsidR="008A6BDE" w:rsidRDefault="008A6BDE" w:rsidP="008A6BDE">
      <w:pPr>
        <w:spacing w:line="360" w:lineRule="auto"/>
        <w:ind w:firstLine="720"/>
        <w:rPr>
          <w:ins w:id="978" w:author="Hải Đức" w:date="2017-04-24T00:35:00Z"/>
        </w:rPr>
      </w:pPr>
      <w:ins w:id="979" w:author="Hải Đức" w:date="2017-04-24T00:35:00Z">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ins>
    </w:p>
    <w:p w:rsidR="008A6BDE" w:rsidRDefault="008A6BDE" w:rsidP="008A6BDE">
      <w:pPr>
        <w:numPr>
          <w:ilvl w:val="2"/>
          <w:numId w:val="6"/>
        </w:numPr>
        <w:spacing w:line="360" w:lineRule="auto"/>
        <w:rPr>
          <w:ins w:id="980" w:author="Hải Đức" w:date="2017-04-24T00:35:00Z"/>
        </w:rPr>
      </w:pPr>
      <w:ins w:id="981" w:author="Hải Đức" w:date="2017-04-24T00:35:00Z">
        <w:r w:rsidRPr="00C12FDF">
          <w:t>Đăn</w:t>
        </w:r>
        <w:r>
          <w:t>g nh</w:t>
        </w:r>
        <w:r w:rsidRPr="00C12FDF">
          <w:t>ậ</w:t>
        </w:r>
        <w:r>
          <w:t>p.</w:t>
        </w:r>
      </w:ins>
    </w:p>
    <w:p w:rsidR="008A6BDE" w:rsidRDefault="008A6BDE" w:rsidP="008A6BDE">
      <w:pPr>
        <w:numPr>
          <w:ilvl w:val="2"/>
          <w:numId w:val="6"/>
        </w:numPr>
        <w:spacing w:line="360" w:lineRule="auto"/>
        <w:rPr>
          <w:ins w:id="982" w:author="Hải Đức" w:date="2017-04-24T00:35:00Z"/>
        </w:rPr>
      </w:pPr>
      <w:ins w:id="983" w:author="Hải Đức" w:date="2017-04-24T00:35:00Z">
        <w:r w:rsidRPr="00C12FDF">
          <w:t>Đăn</w:t>
        </w:r>
        <w:r>
          <w:t>g xu</w:t>
        </w:r>
        <w:r w:rsidRPr="00C12FDF">
          <w:t>ấ</w:t>
        </w:r>
        <w:r>
          <w:t>t.</w:t>
        </w:r>
      </w:ins>
    </w:p>
    <w:p w:rsidR="008A6BDE" w:rsidRDefault="008A6BDE" w:rsidP="008A6BDE">
      <w:pPr>
        <w:numPr>
          <w:ilvl w:val="2"/>
          <w:numId w:val="6"/>
        </w:numPr>
        <w:spacing w:line="360" w:lineRule="auto"/>
        <w:rPr>
          <w:ins w:id="984" w:author="Hải Đức" w:date="2017-04-24T00:35:00Z"/>
        </w:rPr>
      </w:pPr>
      <w:ins w:id="985" w:author="Hải Đức" w:date="2017-04-24T00:35:00Z">
        <w:r>
          <w:t>Qu</w:t>
        </w:r>
        <w:r w:rsidRPr="00C12FDF">
          <w:t>ản</w:t>
        </w:r>
        <w:r>
          <w:t xml:space="preserve"> l</w:t>
        </w:r>
        <w:r w:rsidRPr="00C12FDF">
          <w:t>ý</w:t>
        </w:r>
        <w:r>
          <w:t xml:space="preserve"> b</w:t>
        </w:r>
        <w:r w:rsidRPr="00C12FDF">
          <w:t>à</w:t>
        </w:r>
        <w:r>
          <w:t xml:space="preserve">i </w:t>
        </w:r>
        <w:r w:rsidRPr="00C12FDF">
          <w:t>đăn</w:t>
        </w:r>
        <w:r>
          <w:t>g</w:t>
        </w:r>
      </w:ins>
    </w:p>
    <w:p w:rsidR="008A6BDE" w:rsidRDefault="008A6BDE" w:rsidP="008A6BDE">
      <w:pPr>
        <w:numPr>
          <w:ilvl w:val="2"/>
          <w:numId w:val="6"/>
        </w:numPr>
        <w:spacing w:line="360" w:lineRule="auto"/>
        <w:rPr>
          <w:ins w:id="986" w:author="Hải Đức" w:date="2017-04-24T00:35:00Z"/>
        </w:rPr>
      </w:pPr>
      <w:ins w:id="987" w:author="Hải Đức" w:date="2017-04-24T00:35:00Z">
        <w:r>
          <w:t>Qu</w:t>
        </w:r>
        <w:r w:rsidRPr="00C12FDF">
          <w:t>ả</w:t>
        </w:r>
        <w:r>
          <w:t>n l</w:t>
        </w:r>
        <w:r w:rsidRPr="00C12FDF">
          <w:t>ý</w:t>
        </w:r>
        <w:r>
          <w:t xml:space="preserve"> t</w:t>
        </w:r>
        <w:r w:rsidRPr="00C12FDF">
          <w:t>à</w:t>
        </w:r>
        <w:r>
          <w:t>i kho</w:t>
        </w:r>
        <w:r w:rsidRPr="00C12FDF">
          <w:t>ản</w:t>
        </w:r>
      </w:ins>
    </w:p>
    <w:p w:rsidR="008A6BDE" w:rsidRDefault="008A6BDE" w:rsidP="008A6BDE">
      <w:pPr>
        <w:spacing w:line="480" w:lineRule="auto"/>
        <w:ind w:left="720"/>
        <w:rPr>
          <w:ins w:id="988" w:author="Hải Đức" w:date="2017-04-24T00:35:00Z"/>
        </w:rPr>
      </w:pPr>
      <w:ins w:id="989" w:author="Hải Đức" w:date="2017-04-24T00:35:00Z">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ins>
    </w:p>
    <w:p w:rsidR="008A6BDE" w:rsidRPr="009F6AE7" w:rsidRDefault="008A6BDE">
      <w:pPr>
        <w:pStyle w:val="ListParagraph"/>
        <w:numPr>
          <w:ilvl w:val="2"/>
          <w:numId w:val="6"/>
        </w:numPr>
        <w:spacing w:line="480" w:lineRule="auto"/>
        <w:rPr>
          <w:ins w:id="990" w:author="Hải Đức" w:date="2017-04-24T00:35:00Z"/>
        </w:rPr>
        <w:pPrChange w:id="991" w:author="Hải Đức" w:date="2017-04-24T00:35:00Z">
          <w:pPr>
            <w:numPr>
              <w:ilvl w:val="2"/>
              <w:numId w:val="7"/>
            </w:numPr>
            <w:spacing w:line="480" w:lineRule="auto"/>
            <w:ind w:left="2160" w:hanging="360"/>
          </w:pPr>
        </w:pPrChange>
      </w:pPr>
      <w:ins w:id="992" w:author="Hải Đức" w:date="2017-04-24T00:35:00Z">
        <w:r>
          <w:t>Qu</w:t>
        </w:r>
        <w:r w:rsidRPr="00C12FDF">
          <w:t>ả</w:t>
        </w:r>
        <w:r>
          <w:t>n l</w:t>
        </w:r>
        <w:r w:rsidRPr="00C12FDF">
          <w:t>ý</w:t>
        </w:r>
        <w:r>
          <w:t xml:space="preserve"> c</w:t>
        </w:r>
        <w:r w:rsidRPr="00C12FDF">
          <w:t>á</w:t>
        </w:r>
        <w:r>
          <w:t>c danh m</w:t>
        </w:r>
        <w:r w:rsidRPr="00C12FDF">
          <w:t>ục</w:t>
        </w:r>
        <w: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EA2D07">
        <w:trPr>
          <w:ins w:id="993" w:author="Hải Đức" w:date="2017-04-24T00:35:00Z"/>
        </w:trPr>
        <w:tc>
          <w:tcPr>
            <w:tcW w:w="1818" w:type="dxa"/>
            <w:shd w:val="clear" w:color="auto" w:fill="auto"/>
          </w:tcPr>
          <w:p w:rsidR="008A6BDE" w:rsidRDefault="008A6BDE" w:rsidP="00EA2D07">
            <w:pPr>
              <w:spacing w:line="276" w:lineRule="auto"/>
              <w:rPr>
                <w:ins w:id="994" w:author="Hải Đức" w:date="2017-04-24T00:35:00Z"/>
              </w:rPr>
            </w:pPr>
            <w:ins w:id="995" w:author="Hải Đức" w:date="2017-04-24T00:35:00Z">
              <w:r>
                <w:t>D</w:t>
              </w:r>
              <w:r w:rsidRPr="00003C01">
                <w:t>es</w:t>
              </w:r>
              <w:r>
                <w:t>cription</w:t>
              </w:r>
            </w:ins>
          </w:p>
        </w:tc>
        <w:tc>
          <w:tcPr>
            <w:tcW w:w="7755" w:type="dxa"/>
            <w:shd w:val="clear" w:color="auto" w:fill="auto"/>
          </w:tcPr>
          <w:p w:rsidR="008A6BDE" w:rsidRDefault="008A6BDE" w:rsidP="00EA2D07">
            <w:pPr>
              <w:spacing w:line="276" w:lineRule="auto"/>
              <w:rPr>
                <w:ins w:id="996" w:author="Hải Đức" w:date="2017-04-24T00:35:00Z"/>
              </w:rPr>
            </w:pPr>
            <w:ins w:id="997" w:author="Hải Đức" w:date="2017-04-24T00:35:00Z">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ins>
          </w:p>
        </w:tc>
      </w:tr>
      <w:tr w:rsidR="008A6BDE" w:rsidTr="00EA2D07">
        <w:trPr>
          <w:ins w:id="998" w:author="Hải Đức" w:date="2017-04-24T00:35:00Z"/>
        </w:trPr>
        <w:tc>
          <w:tcPr>
            <w:tcW w:w="1818" w:type="dxa"/>
            <w:shd w:val="clear" w:color="auto" w:fill="auto"/>
          </w:tcPr>
          <w:p w:rsidR="008A6BDE" w:rsidRDefault="008A6BDE" w:rsidP="00EA2D07">
            <w:pPr>
              <w:spacing w:line="276" w:lineRule="auto"/>
              <w:rPr>
                <w:ins w:id="999" w:author="Hải Đức" w:date="2017-04-24T00:35:00Z"/>
              </w:rPr>
            </w:pPr>
            <w:ins w:id="1000" w:author="Hải Đức" w:date="2017-04-24T00:35:00Z">
              <w:r>
                <w:t>Input</w:t>
              </w:r>
            </w:ins>
          </w:p>
        </w:tc>
        <w:tc>
          <w:tcPr>
            <w:tcW w:w="7755" w:type="dxa"/>
            <w:shd w:val="clear" w:color="auto" w:fill="auto"/>
          </w:tcPr>
          <w:p w:rsidR="008A6BDE" w:rsidRDefault="008A6BDE" w:rsidP="00EA2D07">
            <w:pPr>
              <w:spacing w:line="276" w:lineRule="auto"/>
              <w:rPr>
                <w:ins w:id="1001" w:author="Hải Đức" w:date="2017-04-24T00:35:00Z"/>
              </w:rPr>
            </w:pPr>
            <w:ins w:id="1002" w:author="Hải Đức" w:date="2017-04-24T00:35:00Z">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ins>
          </w:p>
        </w:tc>
      </w:tr>
      <w:tr w:rsidR="008A6BDE" w:rsidTr="00EA2D07">
        <w:trPr>
          <w:ins w:id="1003" w:author="Hải Đức" w:date="2017-04-24T00:35:00Z"/>
        </w:trPr>
        <w:tc>
          <w:tcPr>
            <w:tcW w:w="1818" w:type="dxa"/>
            <w:shd w:val="clear" w:color="auto" w:fill="auto"/>
          </w:tcPr>
          <w:p w:rsidR="008A6BDE" w:rsidRDefault="008A6BDE" w:rsidP="00EA2D07">
            <w:pPr>
              <w:spacing w:line="276" w:lineRule="auto"/>
              <w:rPr>
                <w:ins w:id="1004" w:author="Hải Đức" w:date="2017-04-24T00:35:00Z"/>
              </w:rPr>
            </w:pPr>
            <w:ins w:id="1005" w:author="Hải Đức" w:date="2017-04-24T00:35:00Z">
              <w:r>
                <w:t>Process</w:t>
              </w:r>
            </w:ins>
          </w:p>
        </w:tc>
        <w:tc>
          <w:tcPr>
            <w:tcW w:w="7755" w:type="dxa"/>
            <w:shd w:val="clear" w:color="auto" w:fill="auto"/>
          </w:tcPr>
          <w:p w:rsidR="008A6BDE" w:rsidRDefault="008A6BDE" w:rsidP="00EA2D07">
            <w:pPr>
              <w:spacing w:line="276" w:lineRule="auto"/>
              <w:rPr>
                <w:ins w:id="1006" w:author="Hải Đức" w:date="2017-04-24T00:35:00Z"/>
              </w:rPr>
            </w:pPr>
            <w:ins w:id="1007" w:author="Hải Đức" w:date="2017-04-24T00:35:00Z">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ins>
          </w:p>
        </w:tc>
      </w:tr>
      <w:tr w:rsidR="008A6BDE" w:rsidTr="00EA2D07">
        <w:trPr>
          <w:ins w:id="1008" w:author="Hải Đức" w:date="2017-04-24T00:35:00Z"/>
        </w:trPr>
        <w:tc>
          <w:tcPr>
            <w:tcW w:w="1818" w:type="dxa"/>
            <w:shd w:val="clear" w:color="auto" w:fill="auto"/>
          </w:tcPr>
          <w:p w:rsidR="008A6BDE" w:rsidRDefault="008A6BDE" w:rsidP="00EA2D07">
            <w:pPr>
              <w:spacing w:line="276" w:lineRule="auto"/>
              <w:rPr>
                <w:ins w:id="1009" w:author="Hải Đức" w:date="2017-04-24T00:35:00Z"/>
              </w:rPr>
            </w:pPr>
            <w:ins w:id="1010" w:author="Hải Đức" w:date="2017-04-24T00:35:00Z">
              <w:r>
                <w:t>Output</w:t>
              </w:r>
            </w:ins>
          </w:p>
        </w:tc>
        <w:tc>
          <w:tcPr>
            <w:tcW w:w="7755" w:type="dxa"/>
            <w:shd w:val="clear" w:color="auto" w:fill="auto"/>
          </w:tcPr>
          <w:p w:rsidR="008A6BDE" w:rsidRDefault="008A6BDE" w:rsidP="00EA2D07">
            <w:pPr>
              <w:spacing w:line="276" w:lineRule="auto"/>
              <w:rPr>
                <w:ins w:id="1011" w:author="Hải Đức" w:date="2017-04-24T00:35:00Z"/>
              </w:rPr>
            </w:pPr>
            <w:ins w:id="1012"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8A6BDE" w:rsidRDefault="008A6BDE" w:rsidP="008A6BDE">
      <w:pPr>
        <w:spacing w:line="276" w:lineRule="auto"/>
        <w:ind w:left="360"/>
        <w:rPr>
          <w:ins w:id="1013" w:author="Hải Đức" w:date="2017-04-24T00:35:00Z"/>
          <w:b/>
          <w:bCs/>
          <w:kern w:val="32"/>
          <w:szCs w:val="32"/>
          <w:lang w:val="vi-VN"/>
        </w:rPr>
      </w:pPr>
    </w:p>
    <w:p w:rsidR="008A6BDE" w:rsidRDefault="008A6BDE" w:rsidP="008A6BDE">
      <w:pPr>
        <w:spacing w:line="360" w:lineRule="auto"/>
        <w:rPr>
          <w:ins w:id="1014" w:author="Hải Đức" w:date="2017-04-24T00:35:00Z"/>
          <w:bCs/>
          <w:kern w:val="32"/>
          <w:szCs w:val="32"/>
        </w:rPr>
      </w:pPr>
    </w:p>
    <w:p w:rsidR="008A6BDE" w:rsidRPr="00BE06A1" w:rsidRDefault="008A6BDE" w:rsidP="008A6BDE">
      <w:pPr>
        <w:spacing w:line="480" w:lineRule="auto"/>
        <w:rPr>
          <w:ins w:id="1015" w:author="Hải Đức" w:date="2017-04-24T00:35:00Z"/>
          <w:bCs/>
          <w:kern w:val="32"/>
          <w:szCs w:val="32"/>
        </w:rPr>
      </w:pPr>
    </w:p>
    <w:p w:rsidR="008A6BDE" w:rsidRPr="00EA2D07" w:rsidRDefault="008A6BDE">
      <w:pPr>
        <w:numPr>
          <w:ilvl w:val="2"/>
          <w:numId w:val="6"/>
        </w:numPr>
        <w:spacing w:line="480" w:lineRule="auto"/>
        <w:ind w:left="1800"/>
        <w:rPr>
          <w:ins w:id="1016" w:author="Hải Đức" w:date="2017-04-24T00:35:00Z"/>
          <w:bCs/>
          <w:kern w:val="32"/>
          <w:szCs w:val="32"/>
        </w:rPr>
        <w:pPrChange w:id="1017" w:author="Hải Đức" w:date="2017-04-24T00:35:00Z">
          <w:pPr>
            <w:numPr>
              <w:ilvl w:val="2"/>
              <w:numId w:val="7"/>
            </w:numPr>
            <w:spacing w:line="480" w:lineRule="auto"/>
            <w:ind w:left="1800" w:hanging="360"/>
          </w:pPr>
        </w:pPrChange>
      </w:pPr>
      <w:ins w:id="1018" w:author="Hải Đức" w:date="2017-04-24T00:35:00Z">
        <w:r w:rsidRPr="00EA2D07">
          <w:rPr>
            <w:bCs/>
            <w:kern w:val="32"/>
            <w:szCs w:val="32"/>
          </w:rPr>
          <w:t>Quản lý Admin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EA2D07">
        <w:trPr>
          <w:ins w:id="1019" w:author="Hải Đức" w:date="2017-04-24T00:35:00Z"/>
        </w:trPr>
        <w:tc>
          <w:tcPr>
            <w:tcW w:w="1818" w:type="dxa"/>
            <w:shd w:val="clear" w:color="auto" w:fill="auto"/>
          </w:tcPr>
          <w:p w:rsidR="008A6BDE" w:rsidRDefault="008A6BDE" w:rsidP="00EA2D07">
            <w:pPr>
              <w:spacing w:line="276" w:lineRule="auto"/>
              <w:rPr>
                <w:ins w:id="1020" w:author="Hải Đức" w:date="2017-04-24T00:35:00Z"/>
              </w:rPr>
            </w:pPr>
            <w:ins w:id="1021" w:author="Hải Đức" w:date="2017-04-24T00:35:00Z">
              <w:r>
                <w:lastRenderedPageBreak/>
                <w:t>D</w:t>
              </w:r>
              <w:r w:rsidRPr="00003C01">
                <w:t>es</w:t>
              </w:r>
              <w:r>
                <w:t>cription</w:t>
              </w:r>
            </w:ins>
          </w:p>
        </w:tc>
        <w:tc>
          <w:tcPr>
            <w:tcW w:w="7755" w:type="dxa"/>
            <w:shd w:val="clear" w:color="auto" w:fill="auto"/>
          </w:tcPr>
          <w:p w:rsidR="008A6BDE" w:rsidRDefault="008A6BDE" w:rsidP="00EA2D07">
            <w:pPr>
              <w:spacing w:line="276" w:lineRule="auto"/>
              <w:rPr>
                <w:ins w:id="1022" w:author="Hải Đức" w:date="2017-04-24T00:35:00Z"/>
              </w:rPr>
            </w:pPr>
            <w:ins w:id="1023" w:author="Hải Đức" w:date="2017-04-24T00:35:00Z">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ins>
          </w:p>
        </w:tc>
      </w:tr>
      <w:tr w:rsidR="008A6BDE" w:rsidTr="00EA2D07">
        <w:trPr>
          <w:ins w:id="1024" w:author="Hải Đức" w:date="2017-04-24T00:35:00Z"/>
        </w:trPr>
        <w:tc>
          <w:tcPr>
            <w:tcW w:w="1818" w:type="dxa"/>
            <w:shd w:val="clear" w:color="auto" w:fill="auto"/>
          </w:tcPr>
          <w:p w:rsidR="008A6BDE" w:rsidRDefault="008A6BDE" w:rsidP="00EA2D07">
            <w:pPr>
              <w:spacing w:line="276" w:lineRule="auto"/>
              <w:rPr>
                <w:ins w:id="1025" w:author="Hải Đức" w:date="2017-04-24T00:35:00Z"/>
              </w:rPr>
            </w:pPr>
            <w:ins w:id="1026" w:author="Hải Đức" w:date="2017-04-24T00:35:00Z">
              <w:r>
                <w:t>Input</w:t>
              </w:r>
            </w:ins>
          </w:p>
        </w:tc>
        <w:tc>
          <w:tcPr>
            <w:tcW w:w="7755" w:type="dxa"/>
            <w:shd w:val="clear" w:color="auto" w:fill="auto"/>
          </w:tcPr>
          <w:p w:rsidR="008A6BDE" w:rsidRDefault="008A6BDE" w:rsidP="00EA2D07">
            <w:pPr>
              <w:spacing w:line="276" w:lineRule="auto"/>
              <w:rPr>
                <w:ins w:id="1027" w:author="Hải Đức" w:date="2017-04-24T00:35:00Z"/>
              </w:rPr>
            </w:pPr>
            <w:ins w:id="1028" w:author="Hải Đức" w:date="2017-04-24T00:35:00Z">
              <w:r>
                <w:t>Ch</w:t>
              </w:r>
              <w:r w:rsidRPr="00003C01">
                <w:t>ọ</w:t>
              </w:r>
              <w:r>
                <w:t xml:space="preserve">n </w:t>
              </w:r>
              <w:r w:rsidRPr="00A511EB">
                <w:t>Us</w:t>
              </w:r>
              <w:r>
                <w:t>er/Admin c</w:t>
              </w:r>
              <w:r w:rsidRPr="00E04A16">
                <w:t>ầ</w:t>
              </w:r>
              <w:r>
                <w:t xml:space="preserve">n thay </w:t>
              </w:r>
              <w:r w:rsidRPr="00E04A16">
                <w:t>đổi</w:t>
              </w:r>
              <w:r>
                <w:t>.</w:t>
              </w:r>
            </w:ins>
          </w:p>
        </w:tc>
      </w:tr>
      <w:tr w:rsidR="008A6BDE" w:rsidTr="00EA2D07">
        <w:trPr>
          <w:ins w:id="1029" w:author="Hải Đức" w:date="2017-04-24T00:35:00Z"/>
        </w:trPr>
        <w:tc>
          <w:tcPr>
            <w:tcW w:w="1818" w:type="dxa"/>
            <w:shd w:val="clear" w:color="auto" w:fill="auto"/>
          </w:tcPr>
          <w:p w:rsidR="008A6BDE" w:rsidRDefault="008A6BDE" w:rsidP="00EA2D07">
            <w:pPr>
              <w:spacing w:line="276" w:lineRule="auto"/>
              <w:rPr>
                <w:ins w:id="1030" w:author="Hải Đức" w:date="2017-04-24T00:35:00Z"/>
              </w:rPr>
            </w:pPr>
            <w:ins w:id="1031" w:author="Hải Đức" w:date="2017-04-24T00:35:00Z">
              <w:r>
                <w:t>Process</w:t>
              </w:r>
            </w:ins>
          </w:p>
        </w:tc>
        <w:tc>
          <w:tcPr>
            <w:tcW w:w="7755" w:type="dxa"/>
            <w:shd w:val="clear" w:color="auto" w:fill="auto"/>
          </w:tcPr>
          <w:p w:rsidR="008A6BDE" w:rsidRDefault="008A6BDE" w:rsidP="00EA2D07">
            <w:pPr>
              <w:spacing w:line="276" w:lineRule="auto"/>
              <w:rPr>
                <w:ins w:id="1032" w:author="Hải Đức" w:date="2017-04-24T00:35:00Z"/>
              </w:rPr>
            </w:pPr>
            <w:ins w:id="1033" w:author="Hải Đức" w:date="2017-04-24T00:35:00Z">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ins>
          </w:p>
        </w:tc>
      </w:tr>
      <w:tr w:rsidR="008A6BDE" w:rsidTr="00EA2D07">
        <w:trPr>
          <w:ins w:id="1034" w:author="Hải Đức" w:date="2017-04-24T00:35:00Z"/>
        </w:trPr>
        <w:tc>
          <w:tcPr>
            <w:tcW w:w="1818" w:type="dxa"/>
            <w:shd w:val="clear" w:color="auto" w:fill="auto"/>
          </w:tcPr>
          <w:p w:rsidR="008A6BDE" w:rsidRDefault="008A6BDE" w:rsidP="00EA2D07">
            <w:pPr>
              <w:spacing w:line="276" w:lineRule="auto"/>
              <w:rPr>
                <w:ins w:id="1035" w:author="Hải Đức" w:date="2017-04-24T00:35:00Z"/>
              </w:rPr>
            </w:pPr>
            <w:ins w:id="1036" w:author="Hải Đức" w:date="2017-04-24T00:35:00Z">
              <w:r>
                <w:t>Output</w:t>
              </w:r>
            </w:ins>
          </w:p>
        </w:tc>
        <w:tc>
          <w:tcPr>
            <w:tcW w:w="7755" w:type="dxa"/>
            <w:shd w:val="clear" w:color="auto" w:fill="auto"/>
          </w:tcPr>
          <w:p w:rsidR="008A6BDE" w:rsidRDefault="008A6BDE" w:rsidP="00EA2D07">
            <w:pPr>
              <w:spacing w:line="276" w:lineRule="auto"/>
              <w:rPr>
                <w:ins w:id="1037" w:author="Hải Đức" w:date="2017-04-24T00:35:00Z"/>
              </w:rPr>
            </w:pPr>
            <w:ins w:id="1038"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221CB8" w:rsidRPr="004C0BF2" w:rsidDel="00D4179D" w:rsidRDefault="00221CB8" w:rsidP="00887656">
      <w:pPr>
        <w:spacing w:after="120"/>
        <w:rPr>
          <w:del w:id="1039" w:author="Hải Đức" w:date="2017-04-24T00:51:00Z"/>
        </w:rPr>
      </w:pPr>
      <w:bookmarkStart w:id="1040" w:name="_Toc480758590"/>
      <w:bookmarkEnd w:id="1040"/>
    </w:p>
    <w:p w:rsidR="00427B91" w:rsidDel="00D4179D" w:rsidRDefault="00427B91" w:rsidP="00427B91">
      <w:pPr>
        <w:pStyle w:val="Heading1"/>
        <w:spacing w:after="120" w:line="288" w:lineRule="auto"/>
        <w:rPr>
          <w:del w:id="1041" w:author="Hải Đức" w:date="2017-04-24T00:52:00Z"/>
          <w:bCs w:val="0"/>
          <w:sz w:val="32"/>
          <w:szCs w:val="32"/>
        </w:rPr>
      </w:pPr>
      <w:bookmarkStart w:id="1042" w:name="_Toc57079217"/>
      <w:del w:id="1043" w:author="Hải Đức" w:date="2017-04-24T00:52:00Z">
        <w:r w:rsidDel="00D4179D">
          <w:rPr>
            <w:bCs w:val="0"/>
            <w:sz w:val="32"/>
            <w:szCs w:val="32"/>
          </w:rPr>
          <w:delText>Các chức năng của guest:</w:delText>
        </w:r>
        <w:bookmarkStart w:id="1044" w:name="_Toc480758591"/>
        <w:bookmarkEnd w:id="1044"/>
      </w:del>
    </w:p>
    <w:p w:rsidR="00427B91" w:rsidDel="00D4179D" w:rsidRDefault="00427B91" w:rsidP="00427B91">
      <w:pPr>
        <w:rPr>
          <w:del w:id="1045" w:author="Hải Đức" w:date="2017-04-24T00:52:00Z"/>
        </w:rPr>
      </w:pPr>
      <w:del w:id="1046" w:author="Hải Đức" w:date="2017-04-24T00:52:00Z">
        <w:r w:rsidDel="00D4179D">
          <w:tab/>
          <w:delText>+ Xem thông tin:</w:delText>
        </w:r>
        <w:bookmarkStart w:id="1047" w:name="_Toc480758592"/>
        <w:bookmarkEnd w:id="1047"/>
      </w:del>
    </w:p>
    <w:p w:rsidR="00427B91" w:rsidDel="00D4179D" w:rsidRDefault="00427B91" w:rsidP="00427B91">
      <w:pPr>
        <w:numPr>
          <w:ilvl w:val="0"/>
          <w:numId w:val="3"/>
        </w:numPr>
        <w:rPr>
          <w:del w:id="1048" w:author="Hải Đức" w:date="2017-04-24T00:52:00Z"/>
        </w:rPr>
      </w:pPr>
      <w:del w:id="1049" w:author="Hải Đức" w:date="2017-04-24T00:52:00Z">
        <w:r w:rsidDel="00D4179D">
          <w:delText>Đầu vào: Các thông tin như là chủ đề</w:delText>
        </w:r>
        <w:bookmarkStart w:id="1050" w:name="_Toc480758593"/>
        <w:bookmarkEnd w:id="1050"/>
      </w:del>
    </w:p>
    <w:p w:rsidR="00427B91" w:rsidDel="00D4179D" w:rsidRDefault="00427B91" w:rsidP="00427B91">
      <w:pPr>
        <w:numPr>
          <w:ilvl w:val="0"/>
          <w:numId w:val="3"/>
        </w:numPr>
        <w:rPr>
          <w:del w:id="1051" w:author="Hải Đức" w:date="2017-04-24T00:52:00Z"/>
        </w:rPr>
      </w:pPr>
      <w:del w:id="1052" w:author="Hải Đức" w:date="2017-04-24T00:52:00Z">
        <w:r w:rsidDel="00D4179D">
          <w:delText xml:space="preserve">Đầu ra: </w:delText>
        </w:r>
        <w:r w:rsidR="008C7852" w:rsidDel="00D4179D">
          <w:delText>Các nội dung theo tiêu chí đầu vào</w:delText>
        </w:r>
        <w:bookmarkStart w:id="1053" w:name="_Toc480758594"/>
        <w:bookmarkEnd w:id="1053"/>
      </w:del>
    </w:p>
    <w:p w:rsidR="008C7852" w:rsidDel="00D4179D" w:rsidRDefault="008C7852" w:rsidP="00427B91">
      <w:pPr>
        <w:numPr>
          <w:ilvl w:val="0"/>
          <w:numId w:val="3"/>
        </w:numPr>
        <w:rPr>
          <w:del w:id="1054" w:author="Hải Đức" w:date="2017-04-24T00:52:00Z"/>
        </w:rPr>
      </w:pPr>
      <w:del w:id="1055" w:author="Hải Đức" w:date="2017-04-24T00:52:00Z">
        <w:r w:rsidDel="00D4179D">
          <w:delText>Xử lý: Lấy dữ liệu từ CSDL và hiển thị dữ liệu</w:delText>
        </w:r>
        <w:bookmarkStart w:id="1056" w:name="_Toc480758595"/>
        <w:bookmarkEnd w:id="1056"/>
      </w:del>
    </w:p>
    <w:p w:rsidR="008C7852" w:rsidDel="00D4179D" w:rsidRDefault="008C7852" w:rsidP="008C7852">
      <w:pPr>
        <w:ind w:left="720"/>
        <w:rPr>
          <w:del w:id="1057" w:author="Hải Đức" w:date="2017-04-24T00:52:00Z"/>
        </w:rPr>
      </w:pPr>
      <w:del w:id="1058" w:author="Hải Đức" w:date="2017-04-24T00:52:00Z">
        <w:r w:rsidDel="00D4179D">
          <w:delText>+ Tìm kiếm</w:delText>
        </w:r>
        <w:bookmarkStart w:id="1059" w:name="_Toc480758596"/>
        <w:bookmarkEnd w:id="1059"/>
      </w:del>
    </w:p>
    <w:p w:rsidR="008C7852" w:rsidDel="00D4179D" w:rsidRDefault="008C7852" w:rsidP="008C7852">
      <w:pPr>
        <w:ind w:left="720"/>
        <w:rPr>
          <w:del w:id="1060" w:author="Hải Đức" w:date="2017-04-24T00:52:00Z"/>
        </w:rPr>
      </w:pPr>
      <w:del w:id="1061" w:author="Hải Đức" w:date="2017-04-24T00:52:00Z">
        <w:r w:rsidDel="00D4179D">
          <w:delText xml:space="preserve">+ So sánh </w:delText>
        </w:r>
        <w:bookmarkStart w:id="1062" w:name="_Toc480758597"/>
        <w:bookmarkEnd w:id="1062"/>
      </w:del>
    </w:p>
    <w:p w:rsidR="008C7852" w:rsidDel="00D4179D" w:rsidRDefault="008C7852" w:rsidP="008C7852">
      <w:pPr>
        <w:ind w:left="720"/>
        <w:rPr>
          <w:del w:id="1063" w:author="Hải Đức" w:date="2017-04-24T00:52:00Z"/>
        </w:rPr>
      </w:pPr>
      <w:del w:id="1064" w:author="Hải Đức" w:date="2017-04-24T00:52:00Z">
        <w:r w:rsidDel="00D4179D">
          <w:delText>+ Chọn sản phẩm</w:delText>
        </w:r>
        <w:bookmarkStart w:id="1065" w:name="_Toc480758598"/>
        <w:bookmarkEnd w:id="1065"/>
      </w:del>
    </w:p>
    <w:p w:rsidR="008C7852" w:rsidDel="00D4179D" w:rsidRDefault="008C7852" w:rsidP="008C7852">
      <w:pPr>
        <w:ind w:left="720"/>
        <w:rPr>
          <w:del w:id="1066" w:author="Hải Đức" w:date="2017-04-24T00:52:00Z"/>
        </w:rPr>
      </w:pPr>
      <w:del w:id="1067" w:author="Hải Đức" w:date="2017-04-24T00:52:00Z">
        <w:r w:rsidDel="00D4179D">
          <w:delText>+</w:delText>
        </w:r>
        <w:r w:rsidR="007615F5" w:rsidDel="00D4179D">
          <w:delText>Đăng ký làm thành viên</w:delText>
        </w:r>
        <w:bookmarkStart w:id="1068" w:name="_Toc480758599"/>
        <w:bookmarkEnd w:id="1068"/>
      </w:del>
    </w:p>
    <w:p w:rsidR="007615F5" w:rsidDel="00D4179D" w:rsidRDefault="007615F5" w:rsidP="007615F5">
      <w:pPr>
        <w:rPr>
          <w:del w:id="1069" w:author="Hải Đức" w:date="2017-04-24T00:52:00Z"/>
        </w:rPr>
      </w:pPr>
      <w:del w:id="1070" w:author="Hải Đức" w:date="2017-04-24T00:52:00Z">
        <w:r w:rsidDel="00D4179D">
          <w:tab/>
          <w:delText>..............</w:delText>
        </w:r>
        <w:bookmarkStart w:id="1071" w:name="_Toc480758600"/>
        <w:bookmarkEnd w:id="1071"/>
      </w:del>
    </w:p>
    <w:p w:rsidR="007615F5" w:rsidDel="00D4179D" w:rsidRDefault="007615F5" w:rsidP="007615F5">
      <w:pPr>
        <w:rPr>
          <w:del w:id="1072" w:author="Hải Đức" w:date="2017-04-24T00:52:00Z"/>
        </w:rPr>
      </w:pPr>
      <w:del w:id="1073" w:author="Hải Đức" w:date="2017-04-24T00:52:00Z">
        <w:r w:rsidDel="00D4179D">
          <w:delText>Các chức năng của member: Ngoài các chức năng của guest thì có thêm các chức năng sau:</w:delText>
        </w:r>
        <w:bookmarkStart w:id="1074" w:name="_Toc480758601"/>
        <w:bookmarkEnd w:id="1074"/>
      </w:del>
    </w:p>
    <w:p w:rsidR="007615F5" w:rsidDel="00D4179D" w:rsidRDefault="007615F5" w:rsidP="007615F5">
      <w:pPr>
        <w:rPr>
          <w:del w:id="1075" w:author="Hải Đức" w:date="2017-04-24T00:52:00Z"/>
        </w:rPr>
      </w:pPr>
      <w:del w:id="1076" w:author="Hải Đức" w:date="2017-04-24T00:52:00Z">
        <w:r w:rsidDel="00D4179D">
          <w:tab/>
        </w:r>
        <w:r w:rsidR="005228BA" w:rsidDel="00D4179D">
          <w:delText>+ Đăng nhập</w:delText>
        </w:r>
        <w:bookmarkStart w:id="1077" w:name="_Toc480758602"/>
        <w:bookmarkEnd w:id="1077"/>
      </w:del>
    </w:p>
    <w:p w:rsidR="005228BA" w:rsidDel="00D4179D" w:rsidRDefault="005228BA" w:rsidP="00F307A1">
      <w:pPr>
        <w:rPr>
          <w:del w:id="1078" w:author="Hải Đức" w:date="2017-04-24T00:52:00Z"/>
        </w:rPr>
      </w:pPr>
      <w:del w:id="1079" w:author="Hải Đức" w:date="2017-04-24T00:52:00Z">
        <w:r w:rsidDel="00D4179D">
          <w:tab/>
          <w:delText xml:space="preserve">+ </w:delText>
        </w:r>
        <w:bookmarkStart w:id="1080" w:name="_Toc480758603"/>
        <w:bookmarkEnd w:id="1080"/>
      </w:del>
    </w:p>
    <w:p w:rsidR="005228BA" w:rsidDel="00D4179D" w:rsidRDefault="005228BA" w:rsidP="007615F5">
      <w:pPr>
        <w:rPr>
          <w:del w:id="1081" w:author="Hải Đức" w:date="2017-04-24T00:52:00Z"/>
        </w:rPr>
      </w:pPr>
      <w:del w:id="1082" w:author="Hải Đức" w:date="2017-04-24T00:52:00Z">
        <w:r w:rsidDel="00D4179D">
          <w:tab/>
          <w:delText>..........</w:delText>
        </w:r>
        <w:bookmarkStart w:id="1083" w:name="_Toc480758604"/>
        <w:bookmarkEnd w:id="1083"/>
      </w:del>
    </w:p>
    <w:p w:rsidR="005228BA" w:rsidDel="00D4179D" w:rsidRDefault="005228BA" w:rsidP="007615F5">
      <w:pPr>
        <w:rPr>
          <w:del w:id="1084" w:author="Hải Đức" w:date="2017-04-24T00:52:00Z"/>
        </w:rPr>
      </w:pPr>
      <w:del w:id="1085" w:author="Hải Đức" w:date="2017-04-24T00:52:00Z">
        <w:r w:rsidDel="00D4179D">
          <w:delText>Các chức năng của Admin: gồm các chức năng sau:</w:delText>
        </w:r>
        <w:bookmarkStart w:id="1086" w:name="_Toc480758605"/>
        <w:bookmarkEnd w:id="1086"/>
      </w:del>
    </w:p>
    <w:p w:rsidR="005228BA" w:rsidDel="00D4179D" w:rsidRDefault="005228BA">
      <w:pPr>
        <w:numPr>
          <w:ilvl w:val="0"/>
          <w:numId w:val="1"/>
        </w:numPr>
        <w:rPr>
          <w:del w:id="1087" w:author="Hải Đức" w:date="2017-04-24T00:52:00Z"/>
        </w:rPr>
        <w:pPrChange w:id="1088" w:author="Hải Đức" w:date="2017-04-24T00:53:00Z">
          <w:pPr/>
        </w:pPrChange>
      </w:pPr>
      <w:del w:id="1089" w:author="Hải Đức" w:date="2017-04-24T00:52:00Z">
        <w:r w:rsidDel="00D4179D">
          <w:tab/>
          <w:delText>+ Quản lý thành viên</w:delText>
        </w:r>
        <w:bookmarkStart w:id="1090" w:name="_Toc480758606"/>
        <w:bookmarkEnd w:id="1090"/>
      </w:del>
    </w:p>
    <w:p w:rsidR="00D422AB" w:rsidRPr="00427B91" w:rsidDel="00D4179D" w:rsidRDefault="005228BA">
      <w:pPr>
        <w:numPr>
          <w:ilvl w:val="0"/>
          <w:numId w:val="1"/>
        </w:numPr>
        <w:rPr>
          <w:del w:id="1091" w:author="Hải Đức" w:date="2017-04-24T00:52:00Z"/>
        </w:rPr>
        <w:pPrChange w:id="1092" w:author="Hải Đức" w:date="2017-04-24T00:53:00Z">
          <w:pPr/>
        </w:pPrChange>
      </w:pPr>
      <w:del w:id="1093" w:author="Hải Đức" w:date="2017-04-24T00:52:00Z">
        <w:r w:rsidDel="00D4179D">
          <w:tab/>
          <w:delText xml:space="preserve">+ </w:delText>
        </w:r>
        <w:bookmarkStart w:id="1094" w:name="_Toc480758607"/>
        <w:bookmarkEnd w:id="1094"/>
      </w:del>
    </w:p>
    <w:p w:rsidR="00D25FE0" w:rsidRPr="00243F44" w:rsidRDefault="00243F44">
      <w:pPr>
        <w:pStyle w:val="Heading1"/>
        <w:numPr>
          <w:ilvl w:val="0"/>
          <w:numId w:val="1"/>
        </w:numPr>
        <w:spacing w:after="120" w:line="288" w:lineRule="auto"/>
        <w:rPr>
          <w:bCs w:val="0"/>
          <w:sz w:val="32"/>
          <w:szCs w:val="32"/>
        </w:rPr>
        <w:pPrChange w:id="1095" w:author="Hải Đức" w:date="2017-04-24T00:53:00Z">
          <w:pPr>
            <w:pStyle w:val="Heading1"/>
            <w:spacing w:after="120" w:line="288" w:lineRule="auto"/>
          </w:pPr>
        </w:pPrChange>
      </w:pPr>
      <w:del w:id="1096" w:author="Hải Đức" w:date="2017-04-24T00:52:00Z">
        <w:r w:rsidDel="00D4179D">
          <w:rPr>
            <w:bCs w:val="0"/>
            <w:sz w:val="32"/>
            <w:szCs w:val="32"/>
          </w:rPr>
          <w:br w:type="page"/>
        </w:r>
      </w:del>
      <w:bookmarkStart w:id="1097" w:name="_Toc480758608"/>
      <w:r w:rsidR="00D25FE0" w:rsidRPr="00243F44">
        <w:rPr>
          <w:bCs w:val="0"/>
          <w:sz w:val="32"/>
          <w:szCs w:val="32"/>
        </w:rPr>
        <w:t>System Designs</w:t>
      </w:r>
      <w:bookmarkEnd w:id="1042"/>
      <w:bookmarkEnd w:id="1097"/>
    </w:p>
    <w:p w:rsidR="00D25FE0" w:rsidRPr="004C0BF2" w:rsidRDefault="00D25FE0" w:rsidP="00887656">
      <w:pPr>
        <w:pStyle w:val="Heading2"/>
        <w:numPr>
          <w:ilvl w:val="1"/>
          <w:numId w:val="1"/>
        </w:numPr>
        <w:spacing w:before="0" w:after="120"/>
        <w:rPr>
          <w:rFonts w:ascii="Times New Roman" w:hAnsi="Times New Roman" w:cs="Times New Roman"/>
        </w:rPr>
      </w:pPr>
      <w:bookmarkStart w:id="1098" w:name="_Toc57079218"/>
      <w:bookmarkStart w:id="1099" w:name="_Toc480758609"/>
      <w:r w:rsidRPr="004C0BF2">
        <w:rPr>
          <w:rFonts w:ascii="Times New Roman" w:hAnsi="Times New Roman" w:cs="Times New Roman"/>
        </w:rPr>
        <w:t>Entity Relationship Diagram</w:t>
      </w:r>
      <w:bookmarkEnd w:id="1098"/>
      <w:bookmarkEnd w:id="1099"/>
    </w:p>
    <w:p w:rsidR="00D4179D" w:rsidRPr="004C0BF2" w:rsidRDefault="00D25FE0" w:rsidP="00887656">
      <w:pPr>
        <w:spacing w:after="120"/>
      </w:pPr>
      <w:del w:id="1100" w:author="Hải Đức" w:date="2017-04-24T00:56:00Z">
        <w:r w:rsidRPr="004C0BF2" w:rsidDel="00D4179D">
          <w:delText>&lt;Vẽ mô hình quan hệ thực thể</w:delText>
        </w:r>
        <w:r w:rsidR="00887656" w:rsidDel="00D4179D">
          <w:delText>&gt;</w:delText>
        </w:r>
      </w:del>
      <w:ins w:id="1101" w:author="Hải Đức" w:date="2017-04-24T00:56:00Z">
        <w:r w:rsidR="00D4179D">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ins>
    </w:p>
    <w:p w:rsidR="00D25FE0" w:rsidRDefault="00D25FE0" w:rsidP="00887656">
      <w:pPr>
        <w:pStyle w:val="Heading2"/>
        <w:numPr>
          <w:ilvl w:val="1"/>
          <w:numId w:val="1"/>
        </w:numPr>
        <w:spacing w:before="0" w:after="120"/>
        <w:rPr>
          <w:ins w:id="1102" w:author="Hải Đức" w:date="2017-04-24T01:07:00Z"/>
          <w:rFonts w:ascii="Times New Roman" w:hAnsi="Times New Roman" w:cs="Times New Roman"/>
        </w:rPr>
      </w:pPr>
      <w:bookmarkStart w:id="1103" w:name="_Toc57079219"/>
      <w:bookmarkStart w:id="1104" w:name="_Toc480758610"/>
      <w:r w:rsidRPr="004C0BF2">
        <w:rPr>
          <w:rFonts w:ascii="Times New Roman" w:hAnsi="Times New Roman" w:cs="Times New Roman"/>
        </w:rPr>
        <w:t>Database Design</w:t>
      </w:r>
      <w:bookmarkEnd w:id="1103"/>
      <w:bookmarkEnd w:id="1104"/>
    </w:p>
    <w:p w:rsidR="007C0B25" w:rsidRPr="00A06266" w:rsidRDefault="007C0B25">
      <w:pPr>
        <w:pStyle w:val="ListParagraph"/>
        <w:numPr>
          <w:ilvl w:val="2"/>
          <w:numId w:val="1"/>
        </w:numPr>
        <w:outlineLvl w:val="2"/>
        <w:pPrChange w:id="1105" w:author="Hải Đức" w:date="2017-04-24T01:07:00Z">
          <w:pPr>
            <w:pStyle w:val="Heading2"/>
            <w:numPr>
              <w:ilvl w:val="1"/>
              <w:numId w:val="1"/>
            </w:numPr>
            <w:tabs>
              <w:tab w:val="num" w:pos="720"/>
            </w:tabs>
            <w:spacing w:before="0" w:after="120"/>
          </w:pPr>
        </w:pPrChange>
      </w:pPr>
      <w:ins w:id="1106" w:author="Hải Đức" w:date="2017-04-24T01:07:00Z">
        <w:r w:rsidRPr="007C0B25">
          <w:rPr>
            <w:b/>
            <w:rPrChange w:id="1107" w:author="Hải Đức" w:date="2017-04-24T01:07:00Z">
              <w:rPr/>
            </w:rPrChange>
          </w:rPr>
          <w:t>Mô tả chi tiết các bảng</w:t>
        </w:r>
      </w:ins>
    </w:p>
    <w:p w:rsidR="00D4179D" w:rsidRPr="004C0BF2" w:rsidDel="00D4179D" w:rsidRDefault="00D25FE0">
      <w:pPr>
        <w:pStyle w:val="ListParagraph"/>
        <w:numPr>
          <w:ilvl w:val="0"/>
          <w:numId w:val="9"/>
        </w:numPr>
        <w:spacing w:after="120"/>
        <w:rPr>
          <w:del w:id="1108" w:author="Hải Đức" w:date="2017-04-24T00:58:00Z"/>
        </w:rPr>
        <w:pPrChange w:id="1109" w:author="Hải Đức" w:date="2017-04-24T00:58:00Z">
          <w:pPr>
            <w:spacing w:after="120"/>
          </w:pPr>
        </w:pPrChange>
      </w:pPr>
      <w:del w:id="1110" w:author="Hải Đức" w:date="2017-04-24T00:58:00Z">
        <w:r w:rsidRPr="004C0BF2" w:rsidDel="00D4179D">
          <w:delText>&lt;Mô tả chi tiết các bảng&gt;</w:delText>
        </w:r>
      </w:del>
    </w:p>
    <w:p w:rsidR="00D4179D" w:rsidRDefault="00D25FE0">
      <w:pPr>
        <w:pStyle w:val="ListParagraph"/>
        <w:numPr>
          <w:ilvl w:val="0"/>
          <w:numId w:val="9"/>
        </w:numPr>
        <w:rPr>
          <w:ins w:id="1111" w:author="Hải Đức" w:date="2017-04-24T00:57:00Z"/>
        </w:rPr>
        <w:pPrChange w:id="1112" w:author="Hải Đức" w:date="2017-04-24T00:58:00Z">
          <w:pPr>
            <w:pStyle w:val="ListParagraph"/>
            <w:numPr>
              <w:ilvl w:val="2"/>
              <w:numId w:val="8"/>
            </w:numPr>
            <w:ind w:left="2160" w:hanging="360"/>
          </w:pPr>
        </w:pPrChange>
      </w:pPr>
      <w:del w:id="1113" w:author="Hải Đức" w:date="2017-04-24T00:58:00Z">
        <w:r w:rsidRPr="004C0BF2" w:rsidDel="00D4179D">
          <w:delText>&lt;Sơ đồ quan hệ giữa các bảng&gt;</w:delText>
        </w:r>
      </w:del>
      <w:ins w:id="1114" w:author="Hải Đức" w:date="2017-04-24T00:57:00Z">
        <w:r w:rsidR="00D4179D">
          <w:t>Bảng Images: ( Ảnh)</w:t>
        </w:r>
      </w:ins>
    </w:p>
    <w:p w:rsidR="00D4179D" w:rsidRDefault="00D4179D" w:rsidP="00D4179D">
      <w:pPr>
        <w:rPr>
          <w:ins w:id="1115"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116"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117" w:author="Hải Đức" w:date="2017-04-24T00:57:00Z"/>
                <w:b/>
                <w:bCs/>
                <w:color w:val="000000"/>
                <w:lang w:val="vi-VN" w:eastAsia="vi-VN"/>
              </w:rPr>
            </w:pPr>
            <w:ins w:id="1118" w:author="Hải Đức" w:date="2017-04-24T00:57:00Z">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ins>
          </w:p>
        </w:tc>
      </w:tr>
      <w:tr w:rsidR="00D4179D" w:rsidRPr="009109D5" w:rsidTr="00EA2D07">
        <w:trPr>
          <w:trHeight w:val="286"/>
          <w:ins w:id="111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20" w:author="Hải Đức" w:date="2017-04-24T00:57:00Z"/>
                <w:b/>
                <w:bCs/>
                <w:color w:val="000000"/>
                <w:lang w:val="vi-VN" w:eastAsia="vi-VN"/>
              </w:rPr>
            </w:pPr>
            <w:ins w:id="1121"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22" w:author="Hải Đức" w:date="2017-04-24T00:57:00Z"/>
                <w:b/>
                <w:bCs/>
                <w:color w:val="000000"/>
                <w:lang w:val="vi-VN" w:eastAsia="vi-VN"/>
              </w:rPr>
            </w:pPr>
            <w:ins w:id="1123"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24" w:author="Hải Đức" w:date="2017-04-24T00:57:00Z"/>
                <w:b/>
                <w:bCs/>
                <w:color w:val="000000"/>
                <w:lang w:val="vi-VN" w:eastAsia="vi-VN"/>
              </w:rPr>
            </w:pPr>
            <w:ins w:id="1125"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26" w:author="Hải Đức" w:date="2017-04-24T00:57:00Z"/>
                <w:b/>
                <w:bCs/>
                <w:color w:val="000000"/>
                <w:lang w:val="vi-VN" w:eastAsia="vi-VN"/>
              </w:rPr>
            </w:pPr>
            <w:ins w:id="1127"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128" w:author="Hải Đức" w:date="2017-04-24T00:57:00Z"/>
                <w:b/>
                <w:bCs/>
                <w:color w:val="000000"/>
                <w:lang w:val="vi-VN" w:eastAsia="vi-VN"/>
              </w:rPr>
            </w:pPr>
            <w:ins w:id="1129" w:author="Hải Đức" w:date="2017-04-24T00:57:00Z">
              <w:r w:rsidRPr="00B01D5A">
                <w:rPr>
                  <w:b/>
                  <w:bCs/>
                  <w:color w:val="000000"/>
                  <w:lang w:val="vi-VN" w:eastAsia="vi-VN"/>
                </w:rPr>
                <w:t>Ghi chú</w:t>
              </w:r>
            </w:ins>
          </w:p>
        </w:tc>
      </w:tr>
      <w:tr w:rsidR="00D4179D" w:rsidRPr="0037085B" w:rsidTr="00EA2D07">
        <w:trPr>
          <w:trHeight w:val="286"/>
          <w:ins w:id="113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31" w:author="Hải Đức" w:date="2017-04-24T00:57:00Z"/>
                <w:color w:val="000000"/>
                <w:lang w:eastAsia="vi-VN"/>
              </w:rPr>
            </w:pPr>
            <w:ins w:id="1132"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33" w:author="Hải Đức" w:date="2017-04-24T00:57:00Z"/>
                <w:color w:val="000000"/>
                <w:lang w:eastAsia="vi-VN"/>
              </w:rPr>
            </w:pPr>
            <w:ins w:id="113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135"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36" w:author="Hải Đức" w:date="2017-04-24T00:57:00Z"/>
                <w:color w:val="000000"/>
                <w:lang w:eastAsia="vi-VN"/>
              </w:rPr>
            </w:pPr>
            <w:ins w:id="1137"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138" w:author="Hải Đức" w:date="2017-04-24T00:57:00Z"/>
                <w:color w:val="000000"/>
                <w:lang w:eastAsia="vi-VN"/>
              </w:rPr>
            </w:pPr>
            <w:ins w:id="1139" w:author="Hải Đức" w:date="2017-04-24T00:57:00Z">
              <w:r w:rsidRPr="00B01D5A">
                <w:rPr>
                  <w:color w:val="000000"/>
                  <w:lang w:val="vi-VN" w:eastAsia="vi-VN"/>
                </w:rPr>
                <w:t xml:space="preserve">Mã </w:t>
              </w:r>
              <w:r w:rsidRPr="00B01D5A">
                <w:rPr>
                  <w:color w:val="000000"/>
                  <w:lang w:eastAsia="vi-VN"/>
                </w:rPr>
                <w:t>ảnh</w:t>
              </w:r>
            </w:ins>
          </w:p>
        </w:tc>
      </w:tr>
      <w:tr w:rsidR="00D4179D" w:rsidRPr="008B4AC1" w:rsidTr="00EA2D07">
        <w:trPr>
          <w:trHeight w:val="286"/>
          <w:ins w:id="114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41" w:author="Hải Đức" w:date="2017-04-24T00:57:00Z"/>
                <w:color w:val="000000"/>
                <w:lang w:eastAsia="vi-VN"/>
              </w:rPr>
            </w:pPr>
            <w:ins w:id="1142"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43" w:author="Hải Đức" w:date="2017-04-24T00:57:00Z"/>
                <w:color w:val="000000"/>
                <w:lang w:val="vi-VN" w:eastAsia="vi-VN"/>
              </w:rPr>
            </w:pPr>
            <w:ins w:id="1144"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145" w:author="Hải Đức" w:date="2017-04-24T00:57:00Z"/>
                <w:color w:val="000000"/>
                <w:lang w:val="vi-VN" w:eastAsia="vi-VN"/>
              </w:rPr>
            </w:pPr>
            <w:ins w:id="1146"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47" w:author="Hải Đức" w:date="2017-04-24T00:57:00Z"/>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148" w:author="Hải Đức" w:date="2017-04-24T00:57:00Z"/>
                <w:color w:val="000000"/>
                <w:lang w:eastAsia="vi-VN"/>
              </w:rPr>
            </w:pPr>
            <w:ins w:id="1149" w:author="Hải Đức" w:date="2017-04-24T00:57:00Z">
              <w:r w:rsidRPr="00B01D5A">
                <w:rPr>
                  <w:color w:val="000000"/>
                  <w:lang w:val="vi-VN" w:eastAsia="vi-VN"/>
                </w:rPr>
                <w:t xml:space="preserve">Tên </w:t>
              </w:r>
              <w:r w:rsidRPr="00B01D5A">
                <w:rPr>
                  <w:color w:val="000000"/>
                  <w:lang w:eastAsia="vi-VN"/>
                </w:rPr>
                <w:t>ảnh</w:t>
              </w:r>
            </w:ins>
          </w:p>
        </w:tc>
      </w:tr>
      <w:tr w:rsidR="00D4179D" w:rsidRPr="008B4AC1" w:rsidTr="00EA2D07">
        <w:trPr>
          <w:trHeight w:val="286"/>
          <w:ins w:id="115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51" w:author="Hải Đức" w:date="2017-04-24T00:57:00Z"/>
                <w:color w:val="000000"/>
                <w:lang w:eastAsia="vi-VN"/>
              </w:rPr>
            </w:pPr>
            <w:ins w:id="1152" w:author="Hải Đức" w:date="2017-04-24T00:57:00Z">
              <w:r w:rsidRPr="00B01D5A">
                <w:rPr>
                  <w:color w:val="000000"/>
                  <w:lang w:eastAsia="vi-VN"/>
                </w:rPr>
                <w:t>AlbumId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53" w:author="Hải Đức" w:date="2017-04-24T00:57:00Z"/>
                <w:color w:val="000000"/>
                <w:lang w:eastAsia="vi-VN"/>
              </w:rPr>
            </w:pPr>
            <w:ins w:id="115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155"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56" w:author="Hải Đức" w:date="2017-04-24T00:57:00Z"/>
                <w:color w:val="000000"/>
                <w:lang w:val="vi-VN" w:eastAsia="vi-VN"/>
              </w:rPr>
            </w:pPr>
            <w:ins w:id="1157"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158" w:author="Hải Đức" w:date="2017-04-24T00:57:00Z"/>
                <w:color w:val="000000"/>
                <w:lang w:eastAsia="vi-VN"/>
              </w:rPr>
            </w:pPr>
            <w:ins w:id="1159" w:author="Hải Đức" w:date="2017-04-24T00:57:00Z">
              <w:r w:rsidRPr="00B01D5A">
                <w:rPr>
                  <w:color w:val="000000"/>
                  <w:lang w:eastAsia="vi-VN"/>
                </w:rPr>
                <w:t>Mã của Album</w:t>
              </w:r>
            </w:ins>
          </w:p>
        </w:tc>
      </w:tr>
      <w:tr w:rsidR="00D4179D" w:rsidRPr="008B4AC1" w:rsidTr="00EA2D07">
        <w:trPr>
          <w:trHeight w:val="286"/>
          <w:ins w:id="116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61" w:author="Hải Đức" w:date="2017-04-24T00:57:00Z"/>
                <w:color w:val="000000"/>
                <w:lang w:eastAsia="vi-VN"/>
              </w:rPr>
            </w:pPr>
            <w:ins w:id="1162" w:author="Hải Đức" w:date="2017-04-24T00:57:00Z">
              <w:r w:rsidRPr="00B01D5A">
                <w:rPr>
                  <w:color w:val="000000"/>
                  <w:lang w:eastAsia="vi-VN"/>
                </w:rPr>
                <w:t>Description</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63" w:author="Hải Đức" w:date="2017-04-24T00:57:00Z"/>
                <w:color w:val="000000"/>
                <w:lang w:eastAsia="vi-VN"/>
              </w:rPr>
            </w:pPr>
            <w:ins w:id="1164" w:author="Hải Đức" w:date="2017-04-24T00:57:00Z">
              <w:r w:rsidRPr="00B01D5A">
                <w:rPr>
                  <w:color w:val="000000"/>
                  <w:lang w:val="vi-VN" w:eastAsia="vi-VN"/>
                </w:rPr>
                <w:t>nvarchar</w:t>
              </w:r>
              <w:r w:rsidRPr="00B01D5A">
                <w:rPr>
                  <w:color w:val="000000"/>
                  <w:lang w:eastAsia="vi-VN"/>
                </w:rPr>
                <w:t>(max)</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65" w:author="Hải Đức" w:date="2017-04-24T00:57:00Z"/>
                <w:color w:val="000000"/>
                <w:lang w:val="vi-VN" w:eastAsia="vi-VN"/>
              </w:rPr>
            </w:pPr>
            <w:ins w:id="1166" w:author="Hải Đức" w:date="2017-04-24T00:57:00Z">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67" w:author="Hải Đức" w:date="2017-04-24T00:57:00Z"/>
                <w:color w:val="000000"/>
                <w:lang w:val="vi-VN" w:eastAsia="vi-VN"/>
              </w:rPr>
            </w:pPr>
            <w:ins w:id="1168"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169" w:author="Hải Đức" w:date="2017-04-24T00:57:00Z"/>
                <w:color w:val="000000"/>
                <w:lang w:eastAsia="vi-VN"/>
              </w:rPr>
            </w:pPr>
            <w:ins w:id="1170" w:author="Hải Đức" w:date="2017-04-24T00:57:00Z">
              <w:r w:rsidRPr="00B01D5A">
                <w:rPr>
                  <w:color w:val="000000"/>
                  <w:lang w:eastAsia="vi-VN"/>
                </w:rPr>
                <w:t>Miêu tả cho ảnh</w:t>
              </w:r>
            </w:ins>
          </w:p>
        </w:tc>
      </w:tr>
      <w:tr w:rsidR="00D4179D" w:rsidRPr="008B4AC1" w:rsidTr="00EA2D07">
        <w:trPr>
          <w:trHeight w:val="286"/>
          <w:ins w:id="117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72" w:author="Hải Đức" w:date="2017-04-24T00:57:00Z"/>
                <w:color w:val="000000"/>
                <w:lang w:eastAsia="vi-VN"/>
              </w:rPr>
            </w:pPr>
            <w:ins w:id="1173" w:author="Hải Đức" w:date="2017-04-24T00:57:00Z">
              <w:r w:rsidRPr="00B01D5A">
                <w:rPr>
                  <w:color w:val="000000"/>
                  <w:lang w:eastAsia="vi-VN"/>
                </w:rPr>
                <w:t>WardId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74" w:author="Hải Đức" w:date="2017-04-24T00:57:00Z"/>
                <w:color w:val="000000"/>
                <w:lang w:eastAsia="vi-VN"/>
              </w:rPr>
            </w:pPr>
            <w:ins w:id="117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176"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177" w:author="Hải Đức" w:date="2017-04-24T00:57:00Z"/>
                <w:color w:val="000000"/>
                <w:lang w:val="vi-VN" w:eastAsia="vi-VN"/>
              </w:rPr>
            </w:pPr>
            <w:ins w:id="1178"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179" w:author="Hải Đức" w:date="2017-04-24T00:57:00Z"/>
                <w:color w:val="000000"/>
                <w:lang w:eastAsia="vi-VN"/>
              </w:rPr>
            </w:pPr>
            <w:ins w:id="1180" w:author="Hải Đức" w:date="2017-04-24T00:57:00Z">
              <w:r w:rsidRPr="00B01D5A">
                <w:rPr>
                  <w:color w:val="000000"/>
                  <w:lang w:eastAsia="vi-VN"/>
                </w:rPr>
                <w:t>Mã xã</w:t>
              </w:r>
            </w:ins>
          </w:p>
        </w:tc>
      </w:tr>
      <w:tr w:rsidR="00D4179D" w:rsidRPr="008B4AC1" w:rsidTr="00EA2D07">
        <w:trPr>
          <w:trHeight w:val="286"/>
          <w:ins w:id="11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182" w:author="Hải Đức" w:date="2017-04-24T00:57:00Z"/>
                <w:color w:val="000000"/>
                <w:lang w:eastAsia="vi-VN"/>
              </w:rPr>
            </w:pPr>
            <w:ins w:id="1183" w:author="Hải Đức" w:date="2017-04-24T00:57:00Z">
              <w:r w:rsidRPr="00B01D5A">
                <w:rPr>
                  <w:color w:val="000000"/>
                  <w:lang w:eastAsia="vi-VN"/>
                </w:rPr>
                <w:t>DistricId</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184" w:author="Hải Đức" w:date="2017-04-24T00:57:00Z"/>
                <w:color w:val="000000"/>
                <w:lang w:eastAsia="vi-VN"/>
              </w:rPr>
            </w:pPr>
            <w:ins w:id="118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186"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187" w:author="Hải Đức" w:date="2017-04-24T00:57:00Z"/>
                <w:color w:val="000000"/>
                <w:lang w:val="vi-VN" w:eastAsia="vi-VN"/>
              </w:rPr>
            </w:pPr>
            <w:ins w:id="1188"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189" w:author="Hải Đức" w:date="2017-04-24T00:57:00Z"/>
                <w:color w:val="000000"/>
                <w:lang w:eastAsia="vi-VN"/>
              </w:rPr>
            </w:pPr>
            <w:ins w:id="1190" w:author="Hải Đức" w:date="2017-04-24T00:57:00Z">
              <w:r w:rsidRPr="00B01D5A">
                <w:rPr>
                  <w:color w:val="000000"/>
                  <w:lang w:eastAsia="vi-VN"/>
                </w:rPr>
                <w:t>Mã quận</w:t>
              </w:r>
            </w:ins>
          </w:p>
        </w:tc>
      </w:tr>
      <w:tr w:rsidR="00D4179D" w:rsidRPr="008B4AC1" w:rsidTr="00EA2D07">
        <w:trPr>
          <w:trHeight w:val="301"/>
          <w:ins w:id="1191"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192" w:author="Hải Đức" w:date="2017-04-24T00:57:00Z"/>
                <w:color w:val="000000"/>
                <w:lang w:eastAsia="vi-VN"/>
              </w:rPr>
            </w:pPr>
            <w:ins w:id="1193" w:author="Hải Đức" w:date="2017-04-24T00:57:00Z">
              <w:r w:rsidRPr="00B01D5A">
                <w:rPr>
                  <w:color w:val="000000"/>
                  <w:lang w:eastAsia="vi-VN"/>
                </w:rPr>
                <w:t>ProvincedId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194" w:author="Hải Đức" w:date="2017-04-24T00:57:00Z"/>
                <w:color w:val="000000"/>
                <w:lang w:eastAsia="vi-VN"/>
              </w:rPr>
            </w:pPr>
            <w:ins w:id="1195"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196"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197"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198" w:author="Hải Đức" w:date="2017-04-24T00:57:00Z"/>
                <w:color w:val="000000"/>
                <w:lang w:eastAsia="vi-VN"/>
              </w:rPr>
            </w:pPr>
            <w:ins w:id="1199" w:author="Hải Đức" w:date="2017-04-24T00:57:00Z">
              <w:r w:rsidRPr="00B01D5A">
                <w:rPr>
                  <w:color w:val="000000"/>
                  <w:lang w:eastAsia="vi-VN"/>
                </w:rPr>
                <w:t>Mã thành phố</w:t>
              </w:r>
            </w:ins>
          </w:p>
        </w:tc>
      </w:tr>
      <w:tr w:rsidR="00D4179D" w:rsidRPr="00E001AB" w:rsidTr="00EA2D07">
        <w:trPr>
          <w:trHeight w:val="301"/>
          <w:ins w:id="120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01" w:author="Hải Đức" w:date="2017-04-24T00:57:00Z"/>
                <w:color w:val="000000"/>
                <w:lang w:eastAsia="vi-VN"/>
              </w:rPr>
            </w:pPr>
            <w:ins w:id="1202" w:author="Hải Đức" w:date="2017-04-24T00:57:00Z">
              <w:r w:rsidRPr="00B01D5A">
                <w:rPr>
                  <w:color w:val="000000"/>
                  <w:lang w:eastAsia="vi-VN"/>
                </w:rPr>
                <w:t>Price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03" w:author="Hải Đức" w:date="2017-04-24T00:57:00Z"/>
                <w:color w:val="000000"/>
                <w:lang w:eastAsia="vi-VN"/>
              </w:rPr>
            </w:pPr>
            <w:ins w:id="1204"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05" w:author="Hải Đức" w:date="2017-04-24T00:57:00Z"/>
                <w:color w:val="000000"/>
                <w:lang w:eastAsia="vi-VN"/>
              </w:rPr>
            </w:pPr>
            <w:ins w:id="1206"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07"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08" w:author="Hải Đức" w:date="2017-04-24T00:57:00Z"/>
                <w:color w:val="000000"/>
                <w:lang w:val="vi-VN" w:eastAsia="vi-VN"/>
              </w:rPr>
            </w:pPr>
            <w:ins w:id="1209" w:author="Hải Đức" w:date="2017-04-24T00:57:00Z">
              <w:r w:rsidRPr="00B01D5A">
                <w:rPr>
                  <w:color w:val="000000"/>
                  <w:lang w:val="vi-VN" w:eastAsia="vi-VN"/>
                </w:rPr>
                <w:t>Giá thành đồ ăn đó</w:t>
              </w:r>
            </w:ins>
          </w:p>
        </w:tc>
      </w:tr>
      <w:tr w:rsidR="00D4179D" w:rsidRPr="00E001AB" w:rsidTr="00EA2D07">
        <w:trPr>
          <w:trHeight w:val="301"/>
          <w:ins w:id="121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11" w:author="Hải Đức" w:date="2017-04-24T00:57:00Z"/>
                <w:color w:val="000000"/>
                <w:lang w:eastAsia="vi-VN"/>
              </w:rPr>
            </w:pPr>
            <w:ins w:id="1212" w:author="Hải Đức" w:date="2017-04-24T00:57:00Z">
              <w:r w:rsidRPr="00B01D5A">
                <w:rPr>
                  <w:color w:val="000000"/>
                  <w:lang w:eastAsia="vi-VN"/>
                </w:rPr>
                <w:t>IsAdvertise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13" w:author="Hải Đức" w:date="2017-04-24T00:57:00Z"/>
                <w:color w:val="000000"/>
                <w:lang w:eastAsia="vi-VN"/>
              </w:rPr>
            </w:pPr>
            <w:ins w:id="1214"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1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16" w:author="Hải Đức" w:date="2017-04-24T00:57:00Z"/>
                <w:color w:val="000000"/>
                <w:lang w:val="vi-VN" w:eastAsia="vi-VN"/>
              </w:rPr>
            </w:pPr>
            <w:ins w:id="121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18" w:author="Hải Đức" w:date="2017-04-24T00:57:00Z"/>
                <w:color w:val="000000"/>
                <w:lang w:eastAsia="vi-VN"/>
              </w:rPr>
            </w:pPr>
            <w:ins w:id="1219" w:author="Hải Đức" w:date="2017-04-24T00:57:00Z">
              <w:r w:rsidRPr="00B01D5A">
                <w:rPr>
                  <w:color w:val="000000"/>
                  <w:lang w:eastAsia="vi-VN"/>
                </w:rPr>
                <w:t xml:space="preserve">Có quảng cáo không </w:t>
              </w:r>
            </w:ins>
          </w:p>
        </w:tc>
      </w:tr>
      <w:tr w:rsidR="00D4179D" w:rsidRPr="00EA2D07" w:rsidTr="00EA2D07">
        <w:trPr>
          <w:trHeight w:val="301"/>
          <w:ins w:id="122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21" w:author="Hải Đức" w:date="2017-04-24T00:57:00Z"/>
                <w:color w:val="000000"/>
                <w:lang w:eastAsia="vi-VN"/>
              </w:rPr>
            </w:pPr>
            <w:ins w:id="1222" w:author="Hải Đức" w:date="2017-04-24T00:57:00Z">
              <w:r w:rsidRPr="00B01D5A">
                <w:rPr>
                  <w:color w:val="000000"/>
                  <w:lang w:eastAsia="vi-VN"/>
                </w:rPr>
                <w:lastRenderedPageBreak/>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23" w:author="Hải Đức" w:date="2017-04-24T00:57:00Z"/>
                <w:color w:val="000000"/>
                <w:lang w:eastAsia="vi-VN"/>
              </w:rPr>
            </w:pPr>
            <w:ins w:id="1224"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2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26" w:author="Hải Đức" w:date="2017-04-24T00:57:00Z"/>
                <w:color w:val="000000"/>
                <w:lang w:val="vi-VN" w:eastAsia="vi-VN"/>
              </w:rPr>
            </w:pPr>
            <w:ins w:id="122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28" w:author="Hải Đức" w:date="2017-04-24T00:57:00Z"/>
                <w:color w:val="000000"/>
                <w:lang w:val="fr-FR" w:eastAsia="vi-VN"/>
              </w:rPr>
            </w:pPr>
            <w:ins w:id="1229" w:author="Hải Đức" w:date="2017-04-24T00:57:00Z">
              <w:r w:rsidRPr="00B01D5A">
                <w:rPr>
                  <w:color w:val="000000"/>
                  <w:lang w:val="fr-FR" w:eastAsia="vi-VN"/>
                </w:rPr>
                <w:t>Bị xoá chưa(1 là đã xoá, 0 là chưa)</w:t>
              </w:r>
            </w:ins>
          </w:p>
        </w:tc>
      </w:tr>
      <w:tr w:rsidR="00D4179D" w:rsidRPr="00EA2D07" w:rsidTr="00EA2D07">
        <w:trPr>
          <w:trHeight w:val="301"/>
          <w:ins w:id="123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31" w:author="Hải Đức" w:date="2017-04-24T00:57:00Z"/>
                <w:color w:val="000000"/>
                <w:lang w:eastAsia="vi-VN"/>
              </w:rPr>
            </w:pPr>
            <w:ins w:id="1232" w:author="Hải Đức" w:date="2017-04-24T00:57:00Z">
              <w:r w:rsidRPr="00B01D5A">
                <w:rPr>
                  <w:color w:val="000000"/>
                  <w:lang w:eastAsia="vi-VN"/>
                </w:rPr>
                <w:t>CreatedByUserId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33" w:author="Hải Đức" w:date="2017-04-24T00:57:00Z"/>
                <w:color w:val="000000"/>
                <w:lang w:eastAsia="vi-VN"/>
              </w:rPr>
            </w:pPr>
            <w:ins w:id="1234"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3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36" w:author="Hải Đức" w:date="2017-04-24T00:57:00Z"/>
                <w:color w:val="000000"/>
                <w:lang w:val="vi-VN" w:eastAsia="vi-VN"/>
              </w:rPr>
            </w:pPr>
            <w:ins w:id="123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38" w:author="Hải Đức" w:date="2017-04-24T00:57:00Z"/>
                <w:color w:val="000000"/>
                <w:lang w:val="vi-VN" w:eastAsia="vi-VN"/>
              </w:rPr>
            </w:pPr>
            <w:ins w:id="1239" w:author="Hải Đức" w:date="2017-04-24T00:57:00Z">
              <w:r w:rsidRPr="00B01D5A">
                <w:rPr>
                  <w:color w:val="000000"/>
                  <w:lang w:val="vi-VN" w:eastAsia="vi-VN"/>
                </w:rPr>
                <w:t>Tạo bởi người dùng có mã</w:t>
              </w:r>
            </w:ins>
          </w:p>
        </w:tc>
      </w:tr>
      <w:tr w:rsidR="00D4179D" w:rsidTr="00EA2D07">
        <w:trPr>
          <w:trHeight w:val="301"/>
          <w:ins w:id="124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41" w:author="Hải Đức" w:date="2017-04-24T00:57:00Z"/>
                <w:color w:val="000000"/>
                <w:lang w:eastAsia="vi-VN"/>
              </w:rPr>
            </w:pPr>
            <w:ins w:id="1242" w:author="Hải Đức" w:date="2017-04-24T00:57:00Z">
              <w:r w:rsidRPr="00B01D5A">
                <w:rPr>
                  <w:color w:val="000000"/>
                  <w:lang w:eastAsia="vi-VN"/>
                </w:rPr>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43" w:author="Hải Đức" w:date="2017-04-24T00:57:00Z"/>
                <w:color w:val="000000"/>
                <w:lang w:eastAsia="vi-VN"/>
              </w:rPr>
            </w:pPr>
            <w:ins w:id="1244"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4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46" w:author="Hải Đức" w:date="2017-04-24T00:57:00Z"/>
                <w:color w:val="000000"/>
                <w:lang w:val="vi-VN" w:eastAsia="vi-VN"/>
              </w:rPr>
            </w:pPr>
            <w:ins w:id="124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48" w:author="Hải Đức" w:date="2017-04-24T00:57:00Z"/>
                <w:color w:val="000000"/>
                <w:lang w:eastAsia="vi-VN"/>
              </w:rPr>
            </w:pPr>
            <w:ins w:id="1249" w:author="Hải Đức" w:date="2017-04-24T00:57:00Z">
              <w:r w:rsidRPr="00B01D5A">
                <w:rPr>
                  <w:color w:val="000000"/>
                  <w:lang w:eastAsia="vi-VN"/>
                </w:rPr>
                <w:t>Ngày được tạo</w:t>
              </w:r>
            </w:ins>
          </w:p>
        </w:tc>
      </w:tr>
    </w:tbl>
    <w:p w:rsidR="00D4179D" w:rsidRDefault="00D4179D" w:rsidP="00D4179D">
      <w:pPr>
        <w:rPr>
          <w:ins w:id="1250" w:author="Hải Đức" w:date="2017-04-24T00:57:00Z"/>
        </w:rPr>
      </w:pPr>
    </w:p>
    <w:p w:rsidR="00D4179D" w:rsidRDefault="00D4179D" w:rsidP="00D4179D">
      <w:pPr>
        <w:pStyle w:val="ListParagraph"/>
        <w:numPr>
          <w:ilvl w:val="2"/>
          <w:numId w:val="8"/>
        </w:numPr>
        <w:ind w:left="786"/>
        <w:rPr>
          <w:ins w:id="1251" w:author="Hải Đức" w:date="2017-04-24T00:57:00Z"/>
        </w:rPr>
      </w:pPr>
      <w:ins w:id="1252" w:author="Hải Đức" w:date="2017-04-24T00:57:00Z">
        <w:r>
          <w:t>Bảng Albums: ( Album ảnh)</w:t>
        </w:r>
      </w:ins>
    </w:p>
    <w:p w:rsidR="00D4179D" w:rsidRDefault="00D4179D" w:rsidP="00D4179D">
      <w:pPr>
        <w:rPr>
          <w:ins w:id="1253"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254"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255" w:author="Hải Đức" w:date="2017-04-24T00:57:00Z"/>
                <w:b/>
                <w:bCs/>
                <w:color w:val="000000"/>
                <w:lang w:val="vi-VN" w:eastAsia="vi-VN"/>
              </w:rPr>
            </w:pPr>
            <w:ins w:id="1256" w:author="Hải Đức" w:date="2017-04-24T00:57:00Z">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ins>
          </w:p>
        </w:tc>
      </w:tr>
      <w:tr w:rsidR="00D4179D" w:rsidRPr="009109D5" w:rsidTr="00EA2D07">
        <w:trPr>
          <w:trHeight w:val="286"/>
          <w:ins w:id="125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258" w:author="Hải Đức" w:date="2017-04-24T00:57:00Z"/>
                <w:b/>
                <w:bCs/>
                <w:color w:val="000000"/>
                <w:lang w:val="vi-VN" w:eastAsia="vi-VN"/>
              </w:rPr>
            </w:pPr>
            <w:ins w:id="1259"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260" w:author="Hải Đức" w:date="2017-04-24T00:57:00Z"/>
                <w:b/>
                <w:bCs/>
                <w:color w:val="000000"/>
                <w:lang w:val="vi-VN" w:eastAsia="vi-VN"/>
              </w:rPr>
            </w:pPr>
            <w:ins w:id="1261"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262" w:author="Hải Đức" w:date="2017-04-24T00:57:00Z"/>
                <w:b/>
                <w:bCs/>
                <w:color w:val="000000"/>
                <w:lang w:val="vi-VN" w:eastAsia="vi-VN"/>
              </w:rPr>
            </w:pPr>
            <w:ins w:id="1263"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264" w:author="Hải Đức" w:date="2017-04-24T00:57:00Z"/>
                <w:b/>
                <w:bCs/>
                <w:color w:val="000000"/>
                <w:lang w:val="vi-VN" w:eastAsia="vi-VN"/>
              </w:rPr>
            </w:pPr>
            <w:ins w:id="1265"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266" w:author="Hải Đức" w:date="2017-04-24T00:57:00Z"/>
                <w:b/>
                <w:bCs/>
                <w:color w:val="000000"/>
                <w:lang w:val="vi-VN" w:eastAsia="vi-VN"/>
              </w:rPr>
            </w:pPr>
            <w:ins w:id="1267" w:author="Hải Đức" w:date="2017-04-24T00:57:00Z">
              <w:r w:rsidRPr="00B01D5A">
                <w:rPr>
                  <w:b/>
                  <w:bCs/>
                  <w:color w:val="000000"/>
                  <w:lang w:val="vi-VN" w:eastAsia="vi-VN"/>
                </w:rPr>
                <w:t>Ghi chú</w:t>
              </w:r>
            </w:ins>
          </w:p>
        </w:tc>
      </w:tr>
      <w:tr w:rsidR="00D4179D" w:rsidRPr="009109D5" w:rsidTr="00EA2D07">
        <w:trPr>
          <w:trHeight w:val="286"/>
          <w:ins w:id="126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69" w:author="Hải Đức" w:date="2017-04-24T00:57:00Z"/>
                <w:color w:val="000000"/>
                <w:lang w:eastAsia="vi-VN"/>
              </w:rPr>
            </w:pPr>
            <w:ins w:id="1270"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71" w:author="Hải Đức" w:date="2017-04-24T00:57:00Z"/>
                <w:color w:val="000000"/>
                <w:lang w:eastAsia="vi-VN"/>
              </w:rPr>
            </w:pPr>
            <w:ins w:id="1272"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73" w:author="Hải Đức" w:date="2017-04-24T00:57:00Z"/>
                <w:color w:val="000000"/>
                <w:lang w:val="vi-VN" w:eastAsia="vi-VN"/>
              </w:rPr>
            </w:pPr>
            <w:ins w:id="1274"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75" w:author="Hải Đức" w:date="2017-04-24T00:57:00Z"/>
                <w:color w:val="000000"/>
                <w:lang w:val="vi-VN" w:eastAsia="vi-VN"/>
              </w:rPr>
            </w:pPr>
            <w:ins w:id="1276"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77" w:author="Hải Đức" w:date="2017-04-24T00:57:00Z"/>
                <w:color w:val="000000"/>
                <w:lang w:eastAsia="vi-VN"/>
              </w:rPr>
            </w:pPr>
            <w:ins w:id="1278" w:author="Hải Đức" w:date="2017-04-24T00:57:00Z">
              <w:r w:rsidRPr="00B01D5A">
                <w:rPr>
                  <w:color w:val="000000"/>
                  <w:lang w:eastAsia="vi-VN"/>
                </w:rPr>
                <w:t>Mã của album</w:t>
              </w:r>
            </w:ins>
          </w:p>
        </w:tc>
      </w:tr>
      <w:tr w:rsidR="00D4179D" w:rsidRPr="009109D5" w:rsidTr="00EA2D07">
        <w:trPr>
          <w:trHeight w:val="286"/>
          <w:ins w:id="127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80" w:author="Hải Đức" w:date="2017-04-24T00:57:00Z"/>
                <w:color w:val="000000"/>
                <w:lang w:eastAsia="vi-VN"/>
              </w:rPr>
            </w:pPr>
            <w:ins w:id="1281"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82" w:author="Hải Đức" w:date="2017-04-24T00:57:00Z"/>
                <w:color w:val="000000"/>
                <w:lang w:val="vi-VN" w:eastAsia="vi-VN"/>
              </w:rPr>
            </w:pPr>
            <w:ins w:id="1283"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84" w:author="Hải Đức" w:date="2017-04-24T00:57:00Z"/>
                <w:color w:val="000000"/>
                <w:lang w:eastAsia="vi-VN"/>
              </w:rPr>
            </w:pPr>
            <w:ins w:id="1285"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86"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87" w:author="Hải Đức" w:date="2017-04-24T00:57:00Z"/>
                <w:color w:val="000000"/>
                <w:lang w:eastAsia="vi-VN"/>
              </w:rPr>
            </w:pPr>
            <w:ins w:id="1288" w:author="Hải Đức" w:date="2017-04-24T00:57:00Z">
              <w:r w:rsidRPr="00B01D5A">
                <w:rPr>
                  <w:color w:val="000000"/>
                  <w:lang w:val="vi-VN" w:eastAsia="vi-VN"/>
                </w:rPr>
                <w:t xml:space="preserve">Tên </w:t>
              </w:r>
              <w:r w:rsidRPr="00B01D5A">
                <w:rPr>
                  <w:color w:val="000000"/>
                  <w:lang w:eastAsia="vi-VN"/>
                </w:rPr>
                <w:t>album</w:t>
              </w:r>
            </w:ins>
          </w:p>
        </w:tc>
      </w:tr>
      <w:tr w:rsidR="00D4179D" w:rsidRPr="009109D5" w:rsidTr="00EA2D07">
        <w:trPr>
          <w:trHeight w:val="286"/>
          <w:ins w:id="128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90" w:author="Hải Đức" w:date="2017-04-24T00:57:00Z"/>
                <w:color w:val="000000"/>
                <w:lang w:eastAsia="vi-VN"/>
              </w:rPr>
            </w:pPr>
            <w:ins w:id="1291"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92" w:author="Hải Đức" w:date="2017-04-24T00:57:00Z"/>
                <w:color w:val="000000"/>
                <w:lang w:val="vi-VN" w:eastAsia="vi-VN"/>
              </w:rPr>
            </w:pPr>
            <w:ins w:id="1293"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94" w:author="Hải Đức" w:date="2017-04-24T00:57:00Z"/>
                <w:color w:val="000000"/>
                <w:lang w:eastAsia="vi-VN"/>
              </w:rPr>
            </w:pPr>
            <w:ins w:id="1295"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96" w:author="Hải Đức" w:date="2017-04-24T00:57:00Z"/>
                <w:color w:val="000000"/>
                <w:lang w:val="vi-VN" w:eastAsia="vi-VN"/>
              </w:rPr>
            </w:pPr>
            <w:ins w:id="1297"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98" w:author="Hải Đức" w:date="2017-04-24T00:57:00Z"/>
                <w:color w:val="000000"/>
                <w:lang w:eastAsia="vi-VN"/>
              </w:rPr>
            </w:pPr>
            <w:ins w:id="1299" w:author="Hải Đức" w:date="2017-04-24T00:57:00Z">
              <w:r w:rsidRPr="00B01D5A">
                <w:rPr>
                  <w:color w:val="000000"/>
                  <w:lang w:eastAsia="vi-VN"/>
                </w:rPr>
                <w:t>Miêu tả cho album</w:t>
              </w:r>
            </w:ins>
          </w:p>
        </w:tc>
      </w:tr>
      <w:tr w:rsidR="00D4179D" w:rsidRPr="00EA2D07" w:rsidTr="00EA2D07">
        <w:trPr>
          <w:trHeight w:val="286"/>
          <w:ins w:id="130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301" w:author="Hải Đức" w:date="2017-04-24T00:57:00Z"/>
                <w:color w:val="000000"/>
                <w:lang w:eastAsia="vi-VN"/>
              </w:rPr>
            </w:pPr>
            <w:ins w:id="1302"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03" w:author="Hải Đức" w:date="2017-04-24T00:57:00Z"/>
                <w:color w:val="000000"/>
                <w:lang w:eastAsia="vi-VN"/>
              </w:rPr>
            </w:pPr>
            <w:ins w:id="1304"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0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06" w:author="Hải Đức" w:date="2017-04-24T00:57:00Z"/>
                <w:color w:val="000000"/>
                <w:lang w:val="vi-VN" w:eastAsia="vi-VN"/>
              </w:rPr>
            </w:pPr>
            <w:ins w:id="130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308" w:author="Hải Đức" w:date="2017-04-24T00:57:00Z"/>
                <w:color w:val="000000"/>
                <w:lang w:val="fr-FR" w:eastAsia="vi-VN"/>
              </w:rPr>
            </w:pPr>
            <w:ins w:id="1309" w:author="Hải Đức" w:date="2017-04-24T00:57:00Z">
              <w:r w:rsidRPr="00B01D5A">
                <w:rPr>
                  <w:color w:val="000000"/>
                  <w:lang w:val="fr-FR" w:eastAsia="vi-VN"/>
                </w:rPr>
                <w:t>Bị xoá chưa(1 là đã xoá, 0 là chưa)</w:t>
              </w:r>
            </w:ins>
          </w:p>
        </w:tc>
      </w:tr>
      <w:tr w:rsidR="00D4179D" w:rsidRPr="00EA2D07" w:rsidTr="00EA2D07">
        <w:trPr>
          <w:trHeight w:val="301"/>
          <w:ins w:id="131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11" w:author="Hải Đức" w:date="2017-04-24T00:57:00Z"/>
                <w:color w:val="000000"/>
                <w:lang w:eastAsia="vi-VN"/>
              </w:rPr>
            </w:pPr>
            <w:ins w:id="1312" w:author="Hải Đức" w:date="2017-04-24T00:57: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13" w:author="Hải Đức" w:date="2017-04-24T00:57:00Z"/>
                <w:color w:val="000000"/>
                <w:lang w:eastAsia="vi-VN"/>
              </w:rPr>
            </w:pPr>
            <w:ins w:id="1314"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15"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16" w:author="Hải Đức" w:date="2017-04-24T00:57:00Z"/>
                <w:color w:val="000000"/>
                <w:lang w:val="vi-VN" w:eastAsia="vi-VN"/>
              </w:rPr>
            </w:pPr>
            <w:ins w:id="1317"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18" w:author="Hải Đức" w:date="2017-04-24T00:57:00Z"/>
                <w:color w:val="000000"/>
                <w:lang w:val="vi-VN" w:eastAsia="vi-VN"/>
              </w:rPr>
            </w:pPr>
            <w:ins w:id="1319" w:author="Hải Đức" w:date="2017-04-24T00:57:00Z">
              <w:r w:rsidRPr="00B01D5A">
                <w:rPr>
                  <w:color w:val="000000"/>
                  <w:lang w:val="vi-VN" w:eastAsia="vi-VN"/>
                </w:rPr>
                <w:t>Tạo bởi người dùng có mã</w:t>
              </w:r>
            </w:ins>
          </w:p>
        </w:tc>
      </w:tr>
      <w:tr w:rsidR="00D4179D" w:rsidRPr="007A3C3B" w:rsidTr="00EA2D07">
        <w:trPr>
          <w:trHeight w:val="301"/>
          <w:ins w:id="132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21" w:author="Hải Đức" w:date="2017-04-24T00:57:00Z"/>
                <w:color w:val="000000"/>
                <w:lang w:eastAsia="vi-VN"/>
              </w:rPr>
            </w:pPr>
            <w:ins w:id="1322" w:author="Hải Đức" w:date="2017-04-24T00:57:00Z">
              <w:r w:rsidRPr="00B01D5A">
                <w:rPr>
                  <w:color w:val="000000"/>
                  <w:lang w:eastAsia="vi-VN"/>
                </w:rPr>
                <w:t>CreatedDate</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23" w:author="Hải Đức" w:date="2017-04-24T00:57:00Z"/>
                <w:color w:val="000000"/>
                <w:lang w:eastAsia="vi-VN"/>
              </w:rPr>
            </w:pPr>
            <w:ins w:id="1324"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25"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26" w:author="Hải Đức" w:date="2017-04-24T00:57:00Z"/>
                <w:color w:val="000000"/>
                <w:lang w:val="vi-VN" w:eastAsia="vi-VN"/>
              </w:rPr>
            </w:pPr>
            <w:ins w:id="1327"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28" w:author="Hải Đức" w:date="2017-04-24T00:57:00Z"/>
                <w:color w:val="000000"/>
                <w:lang w:eastAsia="vi-VN"/>
              </w:rPr>
            </w:pPr>
            <w:ins w:id="1329" w:author="Hải Đức" w:date="2017-04-24T00:57:00Z">
              <w:r w:rsidRPr="00B01D5A">
                <w:rPr>
                  <w:color w:val="000000"/>
                  <w:lang w:eastAsia="vi-VN"/>
                </w:rPr>
                <w:t>Ngày được tạo</w:t>
              </w:r>
            </w:ins>
          </w:p>
        </w:tc>
      </w:tr>
    </w:tbl>
    <w:p w:rsidR="00D4179D" w:rsidRDefault="00D4179D" w:rsidP="00D4179D">
      <w:pPr>
        <w:rPr>
          <w:ins w:id="1330" w:author="Hải Đức" w:date="2017-04-24T00:57:00Z"/>
        </w:rPr>
      </w:pPr>
    </w:p>
    <w:p w:rsidR="00D4179D" w:rsidRDefault="00D4179D" w:rsidP="00D4179D">
      <w:pPr>
        <w:rPr>
          <w:ins w:id="1331" w:author="Hải Đức" w:date="2017-04-24T00:57:00Z"/>
        </w:rPr>
      </w:pPr>
    </w:p>
    <w:p w:rsidR="00D4179D" w:rsidRDefault="00D4179D" w:rsidP="00D4179D">
      <w:pPr>
        <w:rPr>
          <w:ins w:id="1332" w:author="Hải Đức" w:date="2017-04-24T00:57:00Z"/>
        </w:rPr>
      </w:pPr>
    </w:p>
    <w:p w:rsidR="00D4179D" w:rsidRDefault="00D4179D" w:rsidP="00D4179D">
      <w:pPr>
        <w:rPr>
          <w:ins w:id="1333" w:author="Hải Đức" w:date="2017-04-24T00:57:00Z"/>
        </w:rPr>
      </w:pPr>
    </w:p>
    <w:p w:rsidR="00D4179D" w:rsidRDefault="00D4179D" w:rsidP="00D4179D">
      <w:pPr>
        <w:pStyle w:val="ListParagraph"/>
        <w:numPr>
          <w:ilvl w:val="2"/>
          <w:numId w:val="8"/>
        </w:numPr>
        <w:ind w:left="786"/>
        <w:rPr>
          <w:ins w:id="1334" w:author="Hải Đức" w:date="2017-04-24T00:57:00Z"/>
        </w:rPr>
      </w:pPr>
      <w:ins w:id="1335" w:author="Hải Đức" w:date="2017-04-24T00:57:00Z">
        <w:r>
          <w:t>Bảng Likes: ( Like)</w:t>
        </w:r>
      </w:ins>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336"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337" w:author="Hải Đức" w:date="2017-04-24T00:57:00Z"/>
                <w:b/>
                <w:bCs/>
                <w:color w:val="000000"/>
                <w:lang w:val="vi-VN" w:eastAsia="vi-VN"/>
              </w:rPr>
            </w:pPr>
            <w:ins w:id="1338" w:author="Hải Đức" w:date="2017-04-24T00:57:00Z">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ins>
          </w:p>
        </w:tc>
      </w:tr>
      <w:tr w:rsidR="00D4179D" w:rsidRPr="009109D5" w:rsidTr="00EA2D07">
        <w:trPr>
          <w:trHeight w:val="286"/>
          <w:ins w:id="133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40" w:author="Hải Đức" w:date="2017-04-24T00:57:00Z"/>
                <w:b/>
                <w:bCs/>
                <w:color w:val="000000"/>
                <w:lang w:val="vi-VN" w:eastAsia="vi-VN"/>
              </w:rPr>
            </w:pPr>
            <w:ins w:id="1341"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42" w:author="Hải Đức" w:date="2017-04-24T00:57:00Z"/>
                <w:b/>
                <w:bCs/>
                <w:color w:val="000000"/>
                <w:lang w:val="vi-VN" w:eastAsia="vi-VN"/>
              </w:rPr>
            </w:pPr>
            <w:ins w:id="1343"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44" w:author="Hải Đức" w:date="2017-04-24T00:57:00Z"/>
                <w:b/>
                <w:bCs/>
                <w:color w:val="000000"/>
                <w:lang w:val="vi-VN" w:eastAsia="vi-VN"/>
              </w:rPr>
            </w:pPr>
            <w:ins w:id="1345"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46" w:author="Hải Đức" w:date="2017-04-24T00:57:00Z"/>
                <w:b/>
                <w:bCs/>
                <w:color w:val="000000"/>
                <w:lang w:val="vi-VN" w:eastAsia="vi-VN"/>
              </w:rPr>
            </w:pPr>
            <w:ins w:id="1347"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348" w:author="Hải Đức" w:date="2017-04-24T00:57:00Z"/>
                <w:b/>
                <w:bCs/>
                <w:color w:val="000000"/>
                <w:lang w:val="vi-VN" w:eastAsia="vi-VN"/>
              </w:rPr>
            </w:pPr>
            <w:ins w:id="1349" w:author="Hải Đức" w:date="2017-04-24T00:57:00Z">
              <w:r w:rsidRPr="00B01D5A">
                <w:rPr>
                  <w:b/>
                  <w:bCs/>
                  <w:color w:val="000000"/>
                  <w:lang w:val="vi-VN" w:eastAsia="vi-VN"/>
                </w:rPr>
                <w:t>Ghi chú</w:t>
              </w:r>
            </w:ins>
          </w:p>
        </w:tc>
      </w:tr>
      <w:tr w:rsidR="00D4179D" w:rsidRPr="009109D5" w:rsidTr="00EA2D07">
        <w:trPr>
          <w:trHeight w:val="286"/>
          <w:ins w:id="135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1" w:author="Hải Đức" w:date="2017-04-24T00:57:00Z"/>
                <w:color w:val="000000"/>
                <w:lang w:eastAsia="vi-VN"/>
              </w:rPr>
            </w:pPr>
            <w:ins w:id="1352"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3" w:author="Hải Đức" w:date="2017-04-24T00:57:00Z"/>
                <w:color w:val="000000"/>
                <w:lang w:val="vi-VN" w:eastAsia="vi-VN"/>
              </w:rPr>
            </w:pPr>
            <w:ins w:id="1354" w:author="Hải Đức" w:date="2017-04-24T00:57: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55" w:author="Hải Đức" w:date="2017-04-24T00:57:00Z"/>
                <w:color w:val="000000"/>
                <w:lang w:val="vi-VN" w:eastAsia="vi-VN"/>
              </w:rPr>
            </w:pPr>
            <w:ins w:id="1356"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7" w:author="Hải Đức" w:date="2017-04-24T00:57:00Z"/>
                <w:color w:val="000000"/>
                <w:lang w:val="vi-VN" w:eastAsia="vi-VN"/>
              </w:rPr>
            </w:pPr>
            <w:ins w:id="1358"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59" w:author="Hải Đức" w:date="2017-04-24T00:57:00Z"/>
                <w:color w:val="000000"/>
                <w:lang w:eastAsia="vi-VN"/>
              </w:rPr>
            </w:pPr>
            <w:ins w:id="1360" w:author="Hải Đức" w:date="2017-04-24T00:57:00Z">
              <w:r w:rsidRPr="00B01D5A">
                <w:rPr>
                  <w:color w:val="000000"/>
                  <w:lang w:eastAsia="vi-VN"/>
                </w:rPr>
                <w:t>Mã like</w:t>
              </w:r>
            </w:ins>
          </w:p>
        </w:tc>
      </w:tr>
      <w:tr w:rsidR="00D4179D" w:rsidRPr="009109D5" w:rsidTr="00EA2D07">
        <w:trPr>
          <w:trHeight w:val="286"/>
          <w:ins w:id="136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2" w:author="Hải Đức" w:date="2017-04-24T00:57:00Z"/>
                <w:color w:val="000000"/>
                <w:lang w:eastAsia="vi-VN"/>
              </w:rPr>
            </w:pPr>
            <w:ins w:id="1363"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4" w:author="Hải Đức" w:date="2017-04-24T00:57:00Z"/>
                <w:color w:val="000000"/>
                <w:lang w:val="vi-VN" w:eastAsia="vi-VN"/>
              </w:rPr>
            </w:pPr>
            <w:ins w:id="1365"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6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7" w:author="Hải Đức" w:date="2017-04-24T00:57:00Z"/>
                <w:color w:val="000000"/>
                <w:lang w:val="vi-VN" w:eastAsia="vi-VN"/>
              </w:rPr>
            </w:pPr>
            <w:ins w:id="136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69" w:author="Hải Đức" w:date="2017-04-24T00:57:00Z"/>
                <w:color w:val="000000"/>
                <w:lang w:eastAsia="vi-VN"/>
              </w:rPr>
            </w:pPr>
            <w:ins w:id="1370" w:author="Hải Đức" w:date="2017-04-24T00:57:00Z">
              <w:r w:rsidRPr="00B01D5A">
                <w:rPr>
                  <w:color w:val="000000"/>
                  <w:lang w:eastAsia="vi-VN"/>
                </w:rPr>
                <w:t>Mã ảnh được like</w:t>
              </w:r>
            </w:ins>
          </w:p>
        </w:tc>
      </w:tr>
      <w:tr w:rsidR="00D4179D" w:rsidRPr="00EA2D07" w:rsidTr="00EA2D07">
        <w:trPr>
          <w:trHeight w:val="286"/>
          <w:ins w:id="137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72" w:author="Hải Đức" w:date="2017-04-24T00:57:00Z"/>
                <w:color w:val="000000"/>
                <w:lang w:eastAsia="vi-VN"/>
              </w:rPr>
            </w:pPr>
            <w:ins w:id="1373"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74" w:author="Hải Đức" w:date="2017-04-24T00:57:00Z"/>
                <w:color w:val="000000"/>
                <w:lang w:eastAsia="vi-VN"/>
              </w:rPr>
            </w:pPr>
            <w:ins w:id="1375"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7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77" w:author="Hải Đức" w:date="2017-04-24T00:57:00Z"/>
                <w:color w:val="000000"/>
                <w:lang w:val="vi-VN" w:eastAsia="vi-VN"/>
              </w:rPr>
            </w:pPr>
            <w:ins w:id="1378"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79" w:author="Hải Đức" w:date="2017-04-24T00:57:00Z"/>
                <w:color w:val="000000"/>
                <w:lang w:val="vi-VN" w:eastAsia="vi-VN"/>
              </w:rPr>
            </w:pPr>
            <w:ins w:id="1380" w:author="Hải Đức" w:date="2017-04-24T00:57:00Z">
              <w:r w:rsidRPr="00B01D5A">
                <w:rPr>
                  <w:color w:val="000000"/>
                  <w:lang w:val="vi-VN" w:eastAsia="vi-VN"/>
                </w:rPr>
                <w:t>Đã bỏ like chưa(1 là đã xoá, 0 là chưa)</w:t>
              </w:r>
            </w:ins>
          </w:p>
        </w:tc>
      </w:tr>
      <w:tr w:rsidR="00D4179D" w:rsidRPr="009109D5" w:rsidTr="00EA2D07">
        <w:trPr>
          <w:trHeight w:val="286"/>
          <w:ins w:id="13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82" w:author="Hải Đức" w:date="2017-04-24T00:57:00Z"/>
                <w:color w:val="000000"/>
                <w:lang w:eastAsia="vi-VN"/>
              </w:rPr>
            </w:pPr>
            <w:ins w:id="1383"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84" w:author="Hải Đức" w:date="2017-04-24T00:57:00Z"/>
                <w:color w:val="000000"/>
                <w:lang w:eastAsia="vi-VN"/>
              </w:rPr>
            </w:pPr>
            <w:ins w:id="138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8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87" w:author="Hải Đức" w:date="2017-04-24T00:57:00Z"/>
                <w:color w:val="000000"/>
                <w:lang w:val="vi-VN" w:eastAsia="vi-VN"/>
              </w:rPr>
            </w:pPr>
            <w:ins w:id="138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89" w:author="Hải Đức" w:date="2017-04-24T00:57:00Z"/>
                <w:color w:val="000000"/>
                <w:lang w:eastAsia="vi-VN"/>
              </w:rPr>
            </w:pPr>
            <w:ins w:id="1390" w:author="Hải Đức" w:date="2017-04-24T00:57:00Z">
              <w:r w:rsidRPr="00B01D5A">
                <w:rPr>
                  <w:color w:val="000000"/>
                  <w:lang w:eastAsia="vi-VN"/>
                </w:rPr>
                <w:t>Like bởi ai</w:t>
              </w:r>
            </w:ins>
          </w:p>
        </w:tc>
      </w:tr>
      <w:tr w:rsidR="00D4179D" w:rsidRPr="009109D5" w:rsidTr="00EA2D07">
        <w:trPr>
          <w:trHeight w:val="286"/>
          <w:ins w:id="139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92" w:author="Hải Đức" w:date="2017-04-24T00:57:00Z"/>
                <w:color w:val="000000"/>
                <w:lang w:eastAsia="vi-VN"/>
              </w:rPr>
            </w:pPr>
            <w:ins w:id="1393"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94" w:author="Hải Đức" w:date="2017-04-24T00:57:00Z"/>
                <w:color w:val="000000"/>
                <w:lang w:eastAsia="vi-VN"/>
              </w:rPr>
            </w:pPr>
            <w:ins w:id="1395"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9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97" w:author="Hải Đức" w:date="2017-04-24T00:57:00Z"/>
                <w:color w:val="000000"/>
                <w:lang w:val="vi-VN" w:eastAsia="vi-VN"/>
              </w:rPr>
            </w:pPr>
            <w:ins w:id="1398"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99" w:author="Hải Đức" w:date="2017-04-24T00:57:00Z"/>
                <w:color w:val="000000"/>
                <w:lang w:eastAsia="vi-VN"/>
              </w:rPr>
            </w:pPr>
            <w:ins w:id="1400" w:author="Hải Đức" w:date="2017-04-24T00:57:00Z">
              <w:r w:rsidRPr="00B01D5A">
                <w:rPr>
                  <w:color w:val="000000"/>
                  <w:lang w:eastAsia="vi-VN"/>
                </w:rPr>
                <w:t>Ngày like</w:t>
              </w:r>
            </w:ins>
          </w:p>
        </w:tc>
      </w:tr>
    </w:tbl>
    <w:p w:rsidR="00D4179D" w:rsidRDefault="00D4179D" w:rsidP="00D4179D">
      <w:pPr>
        <w:rPr>
          <w:ins w:id="1401" w:author="Hải Đức" w:date="2017-04-24T00:57:00Z"/>
        </w:rPr>
      </w:pPr>
    </w:p>
    <w:p w:rsidR="00D4179D" w:rsidRDefault="00D4179D" w:rsidP="00D4179D">
      <w:pPr>
        <w:pStyle w:val="ListParagraph"/>
        <w:numPr>
          <w:ilvl w:val="2"/>
          <w:numId w:val="8"/>
        </w:numPr>
        <w:ind w:left="786"/>
        <w:rPr>
          <w:ins w:id="1402" w:author="Hải Đức" w:date="2017-04-24T00:57:00Z"/>
        </w:rPr>
      </w:pPr>
      <w:ins w:id="1403" w:author="Hải Đức" w:date="2017-04-24T00:57:00Z">
        <w:r>
          <w:t>Bảng Comments: ( Bình luận)</w:t>
        </w:r>
      </w:ins>
    </w:p>
    <w:p w:rsidR="00D4179D" w:rsidRDefault="00D4179D" w:rsidP="00D4179D">
      <w:pPr>
        <w:rPr>
          <w:ins w:id="1404"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05"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06" w:author="Hải Đức" w:date="2017-04-24T00:57:00Z"/>
                <w:b/>
                <w:bCs/>
                <w:color w:val="000000"/>
                <w:lang w:val="vi-VN" w:eastAsia="vi-VN"/>
              </w:rPr>
            </w:pPr>
            <w:ins w:id="1407" w:author="Hải Đức" w:date="2017-04-24T00:57:00Z">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ins>
          </w:p>
        </w:tc>
      </w:tr>
      <w:tr w:rsidR="00D4179D" w:rsidRPr="009109D5" w:rsidTr="00EA2D07">
        <w:trPr>
          <w:trHeight w:val="286"/>
          <w:ins w:id="140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09" w:author="Hải Đức" w:date="2017-04-24T00:57:00Z"/>
                <w:b/>
                <w:bCs/>
                <w:color w:val="000000"/>
                <w:lang w:val="vi-VN" w:eastAsia="vi-VN"/>
              </w:rPr>
            </w:pPr>
            <w:ins w:id="1410" w:author="Hải Đức" w:date="2017-04-24T00:57:00Z">
              <w:r w:rsidRPr="00B01D5A">
                <w:rPr>
                  <w:b/>
                  <w:bCs/>
                  <w:color w:val="000000"/>
                  <w:lang w:val="vi-VN" w:eastAsia="vi-VN"/>
                </w:rPr>
                <w:lastRenderedPageBreak/>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1" w:author="Hải Đức" w:date="2017-04-24T00:57:00Z"/>
                <w:b/>
                <w:bCs/>
                <w:color w:val="000000"/>
                <w:lang w:val="vi-VN" w:eastAsia="vi-VN"/>
              </w:rPr>
            </w:pPr>
            <w:ins w:id="1412"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3" w:author="Hải Đức" w:date="2017-04-24T00:57:00Z"/>
                <w:b/>
                <w:bCs/>
                <w:color w:val="000000"/>
                <w:lang w:val="vi-VN" w:eastAsia="vi-VN"/>
              </w:rPr>
            </w:pPr>
            <w:ins w:id="1414"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5" w:author="Hải Đức" w:date="2017-04-24T00:57:00Z"/>
                <w:b/>
                <w:bCs/>
                <w:color w:val="000000"/>
                <w:lang w:val="vi-VN" w:eastAsia="vi-VN"/>
              </w:rPr>
            </w:pPr>
            <w:ins w:id="1416"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17" w:author="Hải Đức" w:date="2017-04-24T00:57:00Z"/>
                <w:b/>
                <w:bCs/>
                <w:color w:val="000000"/>
                <w:lang w:val="vi-VN" w:eastAsia="vi-VN"/>
              </w:rPr>
            </w:pPr>
            <w:ins w:id="1418" w:author="Hải Đức" w:date="2017-04-24T00:57:00Z">
              <w:r w:rsidRPr="00B01D5A">
                <w:rPr>
                  <w:b/>
                  <w:bCs/>
                  <w:color w:val="000000"/>
                  <w:lang w:val="vi-VN" w:eastAsia="vi-VN"/>
                </w:rPr>
                <w:t>Ghi chú</w:t>
              </w:r>
            </w:ins>
          </w:p>
        </w:tc>
      </w:tr>
      <w:tr w:rsidR="00D4179D" w:rsidRPr="00515547" w:rsidTr="00EA2D07">
        <w:trPr>
          <w:trHeight w:val="286"/>
          <w:ins w:id="141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0" w:author="Hải Đức" w:date="2017-04-24T00:57:00Z"/>
                <w:color w:val="000000"/>
                <w:lang w:eastAsia="vi-VN"/>
              </w:rPr>
            </w:pPr>
            <w:ins w:id="1421"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2" w:author="Hải Đức" w:date="2017-04-24T00:57:00Z"/>
                <w:color w:val="000000"/>
                <w:lang w:val="vi-VN" w:eastAsia="vi-VN"/>
              </w:rPr>
            </w:pPr>
            <w:ins w:id="1423"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2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5" w:author="Hải Đức" w:date="2017-04-24T00:57:00Z"/>
                <w:color w:val="000000"/>
                <w:lang w:val="vi-VN" w:eastAsia="vi-VN"/>
              </w:rPr>
            </w:pPr>
            <w:ins w:id="1426"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27" w:author="Hải Đức" w:date="2017-04-24T00:57:00Z"/>
                <w:color w:val="000000"/>
                <w:lang w:eastAsia="vi-VN"/>
              </w:rPr>
            </w:pPr>
            <w:ins w:id="1428" w:author="Hải Đức" w:date="2017-04-24T00:57:00Z">
              <w:r w:rsidRPr="00B01D5A">
                <w:rPr>
                  <w:color w:val="000000"/>
                  <w:lang w:eastAsia="vi-VN"/>
                </w:rPr>
                <w:t>Mã comment</w:t>
              </w:r>
            </w:ins>
          </w:p>
        </w:tc>
      </w:tr>
      <w:tr w:rsidR="00D4179D" w:rsidRPr="00515547" w:rsidTr="00EA2D07">
        <w:trPr>
          <w:trHeight w:val="286"/>
          <w:ins w:id="142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0" w:author="Hải Đức" w:date="2017-04-24T00:57:00Z"/>
                <w:color w:val="000000"/>
                <w:lang w:eastAsia="vi-VN"/>
              </w:rPr>
            </w:pPr>
            <w:ins w:id="1431"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2" w:author="Hải Đức" w:date="2017-04-24T00:57:00Z"/>
                <w:color w:val="000000"/>
                <w:lang w:eastAsia="vi-VN"/>
              </w:rPr>
            </w:pPr>
            <w:ins w:id="1433"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3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5" w:author="Hải Đức" w:date="2017-04-24T00:57:00Z"/>
                <w:color w:val="000000"/>
                <w:lang w:val="vi-VN" w:eastAsia="vi-VN"/>
              </w:rPr>
            </w:pPr>
            <w:ins w:id="143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37" w:author="Hải Đức" w:date="2017-04-24T00:57:00Z"/>
                <w:color w:val="000000"/>
                <w:lang w:eastAsia="vi-VN"/>
              </w:rPr>
            </w:pPr>
            <w:ins w:id="1438" w:author="Hải Đức" w:date="2017-04-24T00:57:00Z">
              <w:r w:rsidRPr="00B01D5A">
                <w:rPr>
                  <w:color w:val="000000"/>
                  <w:lang w:eastAsia="vi-VN"/>
                </w:rPr>
                <w:t>Mã ảnh được comment</w:t>
              </w:r>
            </w:ins>
          </w:p>
        </w:tc>
      </w:tr>
      <w:tr w:rsidR="00D4179D" w:rsidRPr="00515547" w:rsidTr="00EA2D07">
        <w:trPr>
          <w:trHeight w:val="286"/>
          <w:ins w:id="143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440" w:author="Hải Đức" w:date="2017-04-24T00:57:00Z"/>
                <w:color w:val="000000"/>
                <w:lang w:eastAsia="vi-VN"/>
              </w:rPr>
            </w:pPr>
            <w:ins w:id="1441"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442" w:author="Hải Đức" w:date="2017-04-24T00:57:00Z"/>
                <w:color w:val="000000"/>
                <w:lang w:eastAsia="vi-VN"/>
              </w:rPr>
            </w:pPr>
            <w:ins w:id="1443"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444" w:author="Hải Đức" w:date="2017-04-24T00:57:00Z"/>
                <w:color w:val="000000"/>
                <w:lang w:eastAsia="vi-VN"/>
              </w:rPr>
            </w:pPr>
            <w:ins w:id="1445"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446"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447" w:author="Hải Đức" w:date="2017-04-24T00:57:00Z"/>
                <w:color w:val="000000"/>
                <w:lang w:eastAsia="vi-VN"/>
              </w:rPr>
            </w:pPr>
            <w:ins w:id="1448" w:author="Hải Đức" w:date="2017-04-24T00:57:00Z">
              <w:r w:rsidRPr="00B01D5A">
                <w:rPr>
                  <w:color w:val="000000"/>
                  <w:lang w:eastAsia="vi-VN"/>
                </w:rPr>
                <w:t>Comment gì</w:t>
              </w:r>
            </w:ins>
          </w:p>
        </w:tc>
      </w:tr>
      <w:tr w:rsidR="00D4179D" w:rsidRPr="00EA2D07" w:rsidTr="00EA2D07">
        <w:trPr>
          <w:trHeight w:val="286"/>
          <w:ins w:id="144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0" w:author="Hải Đức" w:date="2017-04-24T00:57:00Z"/>
                <w:color w:val="000000"/>
                <w:lang w:eastAsia="vi-VN"/>
              </w:rPr>
            </w:pPr>
            <w:ins w:id="1451"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2" w:author="Hải Đức" w:date="2017-04-24T00:57:00Z"/>
                <w:color w:val="000000"/>
                <w:lang w:eastAsia="vi-VN"/>
              </w:rPr>
            </w:pPr>
            <w:ins w:id="1453"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5" w:author="Hải Đức" w:date="2017-04-24T00:57:00Z"/>
                <w:color w:val="000000"/>
                <w:lang w:val="vi-VN" w:eastAsia="vi-VN"/>
              </w:rPr>
            </w:pPr>
            <w:ins w:id="1456"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57" w:author="Hải Đức" w:date="2017-04-24T00:57:00Z"/>
                <w:color w:val="000000"/>
                <w:lang w:val="fr-FR" w:eastAsia="vi-VN"/>
              </w:rPr>
            </w:pPr>
            <w:ins w:id="1458" w:author="Hải Đức" w:date="2017-04-24T00:57:00Z">
              <w:r w:rsidRPr="00B01D5A">
                <w:rPr>
                  <w:color w:val="000000"/>
                  <w:lang w:val="fr-FR" w:eastAsia="vi-VN"/>
                </w:rPr>
                <w:t>Đã xoá comment chưa(1 là đã xoá, 0 là chưa)</w:t>
              </w:r>
            </w:ins>
          </w:p>
        </w:tc>
      </w:tr>
      <w:tr w:rsidR="00D4179D" w:rsidRPr="00515547" w:rsidTr="00EA2D07">
        <w:trPr>
          <w:trHeight w:val="286"/>
          <w:ins w:id="145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0" w:author="Hải Đức" w:date="2017-04-24T00:57:00Z"/>
                <w:color w:val="000000"/>
                <w:lang w:eastAsia="vi-VN"/>
              </w:rPr>
            </w:pPr>
            <w:ins w:id="1461"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2" w:author="Hải Đức" w:date="2017-04-24T00:57:00Z"/>
                <w:color w:val="000000"/>
                <w:lang w:eastAsia="vi-VN"/>
              </w:rPr>
            </w:pPr>
            <w:ins w:id="1463"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5" w:author="Hải Đức" w:date="2017-04-24T00:57:00Z"/>
                <w:color w:val="000000"/>
                <w:lang w:val="vi-VN" w:eastAsia="vi-VN"/>
              </w:rPr>
            </w:pPr>
            <w:ins w:id="146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67" w:author="Hải Đức" w:date="2017-04-24T00:57:00Z"/>
                <w:color w:val="000000"/>
                <w:lang w:eastAsia="vi-VN"/>
              </w:rPr>
            </w:pPr>
            <w:ins w:id="1468" w:author="Hải Đức" w:date="2017-04-24T00:57:00Z">
              <w:r w:rsidRPr="00B01D5A">
                <w:rPr>
                  <w:color w:val="000000"/>
                  <w:lang w:eastAsia="vi-VN"/>
                </w:rPr>
                <w:t>Comment bởi ai</w:t>
              </w:r>
            </w:ins>
          </w:p>
        </w:tc>
      </w:tr>
      <w:tr w:rsidR="00D4179D" w:rsidRPr="00515547" w:rsidTr="00EA2D07">
        <w:trPr>
          <w:trHeight w:val="286"/>
          <w:ins w:id="146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70" w:author="Hải Đức" w:date="2017-04-24T00:57:00Z"/>
                <w:color w:val="000000"/>
                <w:lang w:eastAsia="vi-VN"/>
              </w:rPr>
            </w:pPr>
            <w:ins w:id="1471"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72" w:author="Hải Đức" w:date="2017-04-24T00:57:00Z"/>
                <w:color w:val="000000"/>
                <w:lang w:eastAsia="vi-VN"/>
              </w:rPr>
            </w:pPr>
            <w:ins w:id="1473"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7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75" w:author="Hải Đức" w:date="2017-04-24T00:57:00Z"/>
                <w:color w:val="000000"/>
                <w:lang w:val="vi-VN" w:eastAsia="vi-VN"/>
              </w:rPr>
            </w:pPr>
            <w:ins w:id="147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77" w:author="Hải Đức" w:date="2017-04-24T00:57:00Z"/>
                <w:color w:val="000000"/>
                <w:lang w:eastAsia="vi-VN"/>
              </w:rPr>
            </w:pPr>
            <w:ins w:id="1478" w:author="Hải Đức" w:date="2017-04-24T00:57:00Z">
              <w:r w:rsidRPr="00B01D5A">
                <w:rPr>
                  <w:color w:val="000000"/>
                  <w:lang w:eastAsia="vi-VN"/>
                </w:rPr>
                <w:t>Ngày comment</w:t>
              </w:r>
            </w:ins>
          </w:p>
        </w:tc>
      </w:tr>
    </w:tbl>
    <w:p w:rsidR="00D4179D" w:rsidRDefault="00D4179D" w:rsidP="00D4179D">
      <w:pPr>
        <w:rPr>
          <w:ins w:id="1479" w:author="Hải Đức" w:date="2017-04-24T00:57:00Z"/>
        </w:rPr>
      </w:pPr>
    </w:p>
    <w:p w:rsidR="00D4179D" w:rsidRDefault="00D4179D" w:rsidP="00D4179D">
      <w:pPr>
        <w:pStyle w:val="ListParagraph"/>
        <w:numPr>
          <w:ilvl w:val="2"/>
          <w:numId w:val="8"/>
        </w:numPr>
        <w:ind w:left="786"/>
        <w:rPr>
          <w:ins w:id="1480" w:author="Hải Đức" w:date="2017-04-24T00:57:00Z"/>
        </w:rPr>
      </w:pPr>
      <w:ins w:id="1481" w:author="Hải Đức" w:date="2017-04-24T00:57:00Z">
        <w:r>
          <w:t>Bảng Reports: ( Báo cáo vi phạm)</w:t>
        </w:r>
      </w:ins>
    </w:p>
    <w:p w:rsidR="00D4179D" w:rsidRDefault="00D4179D" w:rsidP="00D4179D">
      <w:pPr>
        <w:rPr>
          <w:ins w:id="1482"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83"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84" w:author="Hải Đức" w:date="2017-04-24T00:57:00Z"/>
                <w:b/>
                <w:bCs/>
                <w:color w:val="000000"/>
                <w:lang w:val="vi-VN" w:eastAsia="vi-VN"/>
              </w:rPr>
            </w:pPr>
            <w:ins w:id="1485" w:author="Hải Đức" w:date="2017-04-24T00:57:00Z">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ins>
          </w:p>
        </w:tc>
      </w:tr>
      <w:tr w:rsidR="00D4179D" w:rsidRPr="009109D5" w:rsidTr="00EA2D07">
        <w:trPr>
          <w:trHeight w:val="286"/>
          <w:ins w:id="148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7" w:author="Hải Đức" w:date="2017-04-24T00:57:00Z"/>
                <w:b/>
                <w:bCs/>
                <w:color w:val="000000"/>
                <w:lang w:val="vi-VN" w:eastAsia="vi-VN"/>
              </w:rPr>
            </w:pPr>
            <w:ins w:id="1488"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9" w:author="Hải Đức" w:date="2017-04-24T00:57:00Z"/>
                <w:b/>
                <w:bCs/>
                <w:color w:val="000000"/>
                <w:lang w:val="vi-VN" w:eastAsia="vi-VN"/>
              </w:rPr>
            </w:pPr>
            <w:ins w:id="1490"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91" w:author="Hải Đức" w:date="2017-04-24T00:57:00Z"/>
                <w:b/>
                <w:bCs/>
                <w:color w:val="000000"/>
                <w:lang w:val="vi-VN" w:eastAsia="vi-VN"/>
              </w:rPr>
            </w:pPr>
            <w:ins w:id="1492"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93" w:author="Hải Đức" w:date="2017-04-24T00:57:00Z"/>
                <w:b/>
                <w:bCs/>
                <w:color w:val="000000"/>
                <w:lang w:val="vi-VN" w:eastAsia="vi-VN"/>
              </w:rPr>
            </w:pPr>
            <w:ins w:id="1494"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95" w:author="Hải Đức" w:date="2017-04-24T00:57:00Z"/>
                <w:b/>
                <w:bCs/>
                <w:color w:val="000000"/>
                <w:lang w:val="vi-VN" w:eastAsia="vi-VN"/>
              </w:rPr>
            </w:pPr>
            <w:ins w:id="1496" w:author="Hải Đức" w:date="2017-04-24T00:57:00Z">
              <w:r w:rsidRPr="00B01D5A">
                <w:rPr>
                  <w:b/>
                  <w:bCs/>
                  <w:color w:val="000000"/>
                  <w:lang w:val="vi-VN" w:eastAsia="vi-VN"/>
                </w:rPr>
                <w:t>Ghi chú</w:t>
              </w:r>
            </w:ins>
          </w:p>
        </w:tc>
      </w:tr>
      <w:tr w:rsidR="00D4179D" w:rsidRPr="00515547" w:rsidTr="00EA2D07">
        <w:trPr>
          <w:trHeight w:val="286"/>
          <w:ins w:id="149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8" w:author="Hải Đức" w:date="2017-04-24T00:57:00Z"/>
                <w:color w:val="000000"/>
                <w:lang w:eastAsia="vi-VN"/>
              </w:rPr>
            </w:pPr>
            <w:ins w:id="1499"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0" w:author="Hải Đức" w:date="2017-04-24T00:57:00Z"/>
                <w:color w:val="000000"/>
                <w:lang w:val="vi-VN" w:eastAsia="vi-VN"/>
              </w:rPr>
            </w:pPr>
            <w:ins w:id="1501"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0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3" w:author="Hải Đức" w:date="2017-04-24T00:57:00Z"/>
                <w:color w:val="000000"/>
                <w:lang w:val="vi-VN" w:eastAsia="vi-VN"/>
              </w:rPr>
            </w:pPr>
            <w:ins w:id="1504"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05" w:author="Hải Đức" w:date="2017-04-24T00:57:00Z"/>
                <w:color w:val="000000"/>
                <w:lang w:eastAsia="vi-VN"/>
              </w:rPr>
            </w:pPr>
            <w:ins w:id="1506" w:author="Hải Đức" w:date="2017-04-24T00:57:00Z">
              <w:r w:rsidRPr="00B01D5A">
                <w:rPr>
                  <w:color w:val="000000"/>
                  <w:lang w:eastAsia="vi-VN"/>
                </w:rPr>
                <w:t>Mã report</w:t>
              </w:r>
            </w:ins>
          </w:p>
        </w:tc>
      </w:tr>
      <w:tr w:rsidR="00D4179D" w:rsidRPr="00515547" w:rsidTr="00EA2D07">
        <w:trPr>
          <w:trHeight w:val="286"/>
          <w:ins w:id="150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8" w:author="Hải Đức" w:date="2017-04-24T00:57:00Z"/>
                <w:color w:val="000000"/>
                <w:lang w:eastAsia="vi-VN"/>
              </w:rPr>
            </w:pPr>
            <w:ins w:id="1509"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10" w:author="Hải Đức" w:date="2017-04-24T00:57:00Z"/>
                <w:color w:val="000000"/>
                <w:lang w:eastAsia="vi-VN"/>
              </w:rPr>
            </w:pPr>
            <w:ins w:id="151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1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13" w:author="Hải Đức" w:date="2017-04-24T00:57:00Z"/>
                <w:color w:val="000000"/>
                <w:lang w:val="vi-VN" w:eastAsia="vi-VN"/>
              </w:rPr>
            </w:pPr>
            <w:ins w:id="151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15" w:author="Hải Đức" w:date="2017-04-24T00:57:00Z"/>
                <w:color w:val="000000"/>
                <w:lang w:eastAsia="vi-VN"/>
              </w:rPr>
            </w:pPr>
            <w:ins w:id="1516" w:author="Hải Đức" w:date="2017-04-24T00:57:00Z">
              <w:r w:rsidRPr="00B01D5A">
                <w:rPr>
                  <w:color w:val="000000"/>
                  <w:lang w:eastAsia="vi-VN"/>
                </w:rPr>
                <w:t>Mã ảnh được report</w:t>
              </w:r>
            </w:ins>
          </w:p>
        </w:tc>
      </w:tr>
      <w:tr w:rsidR="00D4179D" w:rsidTr="00EA2D07">
        <w:trPr>
          <w:trHeight w:val="286"/>
          <w:ins w:id="151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518" w:author="Hải Đức" w:date="2017-04-24T00:57:00Z"/>
                <w:color w:val="000000"/>
                <w:lang w:eastAsia="vi-VN"/>
              </w:rPr>
            </w:pPr>
            <w:ins w:id="1519"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20" w:author="Hải Đức" w:date="2017-04-24T00:57:00Z"/>
                <w:color w:val="000000"/>
                <w:lang w:eastAsia="vi-VN"/>
              </w:rPr>
            </w:pPr>
            <w:ins w:id="1521"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522" w:author="Hải Đức" w:date="2017-04-24T00:57:00Z"/>
                <w:color w:val="000000"/>
                <w:lang w:eastAsia="vi-VN"/>
              </w:rPr>
            </w:pPr>
            <w:ins w:id="1523"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24"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525" w:author="Hải Đức" w:date="2017-04-24T00:57:00Z"/>
                <w:color w:val="000000"/>
                <w:lang w:eastAsia="vi-VN"/>
              </w:rPr>
            </w:pPr>
            <w:ins w:id="1526" w:author="Hải Đức" w:date="2017-04-24T00:57:00Z">
              <w:r w:rsidRPr="00B01D5A">
                <w:rPr>
                  <w:color w:val="000000"/>
                  <w:lang w:eastAsia="vi-VN"/>
                </w:rPr>
                <w:t>Nội dung report</w:t>
              </w:r>
            </w:ins>
          </w:p>
        </w:tc>
      </w:tr>
      <w:tr w:rsidR="00D4179D" w:rsidRPr="00EA2D07" w:rsidTr="00EA2D07">
        <w:trPr>
          <w:trHeight w:val="286"/>
          <w:ins w:id="152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8" w:author="Hải Đức" w:date="2017-04-24T00:57:00Z"/>
                <w:color w:val="000000"/>
                <w:lang w:eastAsia="vi-VN"/>
              </w:rPr>
            </w:pPr>
            <w:ins w:id="1529"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0" w:author="Hải Đức" w:date="2017-04-24T00:57:00Z"/>
                <w:color w:val="000000"/>
                <w:lang w:eastAsia="vi-VN"/>
              </w:rPr>
            </w:pPr>
            <w:ins w:id="1531"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3" w:author="Hải Đức" w:date="2017-04-24T00:57:00Z"/>
                <w:color w:val="000000"/>
                <w:lang w:val="vi-VN" w:eastAsia="vi-VN"/>
              </w:rPr>
            </w:pPr>
            <w:ins w:id="1534"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35" w:author="Hải Đức" w:date="2017-04-24T00:57:00Z"/>
                <w:color w:val="000000"/>
                <w:lang w:val="fr-FR" w:eastAsia="vi-VN"/>
              </w:rPr>
            </w:pPr>
            <w:ins w:id="1536" w:author="Hải Đức" w:date="2017-04-24T00:57:00Z">
              <w:r w:rsidRPr="00B01D5A">
                <w:rPr>
                  <w:color w:val="000000"/>
                  <w:lang w:val="fr-FR" w:eastAsia="vi-VN"/>
                </w:rPr>
                <w:t>Đã xoá report chưa(1 là đã xoá, 0 là chưa)</w:t>
              </w:r>
            </w:ins>
          </w:p>
        </w:tc>
      </w:tr>
      <w:tr w:rsidR="00D4179D" w:rsidRPr="00515547" w:rsidTr="00EA2D07">
        <w:trPr>
          <w:trHeight w:val="286"/>
          <w:ins w:id="15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8" w:author="Hải Đức" w:date="2017-04-24T00:57:00Z"/>
                <w:color w:val="000000"/>
                <w:lang w:eastAsia="vi-VN"/>
              </w:rPr>
            </w:pPr>
            <w:ins w:id="1539"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0" w:author="Hải Đức" w:date="2017-04-24T00:57:00Z"/>
                <w:color w:val="000000"/>
                <w:lang w:eastAsia="vi-VN"/>
              </w:rPr>
            </w:pPr>
            <w:ins w:id="154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3" w:author="Hải Đức" w:date="2017-04-24T00:57:00Z"/>
                <w:color w:val="000000"/>
                <w:lang w:val="vi-VN" w:eastAsia="vi-VN"/>
              </w:rPr>
            </w:pPr>
            <w:ins w:id="154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45" w:author="Hải Đức" w:date="2017-04-24T00:57:00Z"/>
                <w:color w:val="000000"/>
                <w:lang w:eastAsia="vi-VN"/>
              </w:rPr>
            </w:pPr>
            <w:ins w:id="1546" w:author="Hải Đức" w:date="2017-04-24T00:57:00Z">
              <w:r w:rsidRPr="00B01D5A">
                <w:rPr>
                  <w:color w:val="000000"/>
                  <w:lang w:eastAsia="vi-VN"/>
                </w:rPr>
                <w:t>Report bởi ai</w:t>
              </w:r>
            </w:ins>
          </w:p>
        </w:tc>
      </w:tr>
      <w:tr w:rsidR="00D4179D" w:rsidRPr="00515547" w:rsidTr="00EA2D07">
        <w:trPr>
          <w:trHeight w:val="286"/>
          <w:ins w:id="154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8" w:author="Hải Đức" w:date="2017-04-24T00:57:00Z"/>
                <w:color w:val="000000"/>
                <w:lang w:eastAsia="vi-VN"/>
              </w:rPr>
            </w:pPr>
            <w:ins w:id="1549"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50" w:author="Hải Đức" w:date="2017-04-24T00:57:00Z"/>
                <w:color w:val="000000"/>
                <w:lang w:eastAsia="vi-VN"/>
              </w:rPr>
            </w:pPr>
            <w:ins w:id="1551"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5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53" w:author="Hải Đức" w:date="2017-04-24T00:57:00Z"/>
                <w:color w:val="000000"/>
                <w:lang w:val="vi-VN" w:eastAsia="vi-VN"/>
              </w:rPr>
            </w:pPr>
            <w:ins w:id="155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55" w:author="Hải Đức" w:date="2017-04-24T00:57:00Z"/>
                <w:color w:val="000000"/>
                <w:lang w:eastAsia="vi-VN"/>
              </w:rPr>
            </w:pPr>
            <w:ins w:id="1556" w:author="Hải Đức" w:date="2017-04-24T00:57:00Z">
              <w:r w:rsidRPr="00B01D5A">
                <w:rPr>
                  <w:color w:val="000000"/>
                  <w:lang w:eastAsia="vi-VN"/>
                </w:rPr>
                <w:t>Ngày report</w:t>
              </w:r>
            </w:ins>
          </w:p>
        </w:tc>
      </w:tr>
    </w:tbl>
    <w:p w:rsidR="00D4179D" w:rsidRDefault="00D4179D" w:rsidP="00D4179D">
      <w:pPr>
        <w:rPr>
          <w:ins w:id="1557" w:author="Hải Đức" w:date="2017-04-24T00:57:00Z"/>
        </w:rPr>
      </w:pPr>
    </w:p>
    <w:p w:rsidR="00D4179D" w:rsidRDefault="00D4179D" w:rsidP="00D4179D">
      <w:pPr>
        <w:pStyle w:val="ListParagraph"/>
        <w:numPr>
          <w:ilvl w:val="2"/>
          <w:numId w:val="8"/>
        </w:numPr>
        <w:ind w:left="786"/>
        <w:rPr>
          <w:ins w:id="1558" w:author="Hải Đức" w:date="2017-04-24T00:57:00Z"/>
        </w:rPr>
      </w:pPr>
      <w:ins w:id="1559" w:author="Hải Đức" w:date="2017-04-24T00:57:00Z">
        <w:r>
          <w:t>Bảng SavedImages: ( Ảnh được người dùng lưu)</w:t>
        </w:r>
      </w:ins>
    </w:p>
    <w:p w:rsidR="00D4179D" w:rsidRDefault="00D4179D" w:rsidP="00D4179D">
      <w:pPr>
        <w:rPr>
          <w:ins w:id="1560"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561"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562" w:author="Hải Đức" w:date="2017-04-24T00:57:00Z"/>
                <w:b/>
                <w:bCs/>
                <w:color w:val="000000"/>
                <w:lang w:val="vi-VN" w:eastAsia="vi-VN"/>
              </w:rPr>
            </w:pPr>
            <w:ins w:id="1563" w:author="Hải Đức" w:date="2017-04-24T00:57:00Z">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ins>
          </w:p>
        </w:tc>
      </w:tr>
      <w:tr w:rsidR="00D4179D" w:rsidRPr="009109D5" w:rsidTr="00EA2D07">
        <w:trPr>
          <w:trHeight w:val="286"/>
          <w:ins w:id="156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5" w:author="Hải Đức" w:date="2017-04-24T00:57:00Z"/>
                <w:b/>
                <w:bCs/>
                <w:color w:val="000000"/>
                <w:lang w:val="vi-VN" w:eastAsia="vi-VN"/>
              </w:rPr>
            </w:pPr>
            <w:ins w:id="1566"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7" w:author="Hải Đức" w:date="2017-04-24T00:57:00Z"/>
                <w:b/>
                <w:bCs/>
                <w:color w:val="000000"/>
                <w:lang w:val="vi-VN" w:eastAsia="vi-VN"/>
              </w:rPr>
            </w:pPr>
            <w:ins w:id="1568"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9" w:author="Hải Đức" w:date="2017-04-24T00:57:00Z"/>
                <w:b/>
                <w:bCs/>
                <w:color w:val="000000"/>
                <w:lang w:val="vi-VN" w:eastAsia="vi-VN"/>
              </w:rPr>
            </w:pPr>
            <w:ins w:id="1570"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71" w:author="Hải Đức" w:date="2017-04-24T00:57:00Z"/>
                <w:b/>
                <w:bCs/>
                <w:color w:val="000000"/>
                <w:lang w:val="vi-VN" w:eastAsia="vi-VN"/>
              </w:rPr>
            </w:pPr>
            <w:ins w:id="1572"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573" w:author="Hải Đức" w:date="2017-04-24T00:57:00Z"/>
                <w:b/>
                <w:bCs/>
                <w:color w:val="000000"/>
                <w:lang w:val="vi-VN" w:eastAsia="vi-VN"/>
              </w:rPr>
            </w:pPr>
            <w:ins w:id="1574" w:author="Hải Đức" w:date="2017-04-24T00:57:00Z">
              <w:r w:rsidRPr="00B01D5A">
                <w:rPr>
                  <w:b/>
                  <w:bCs/>
                  <w:color w:val="000000"/>
                  <w:lang w:val="vi-VN" w:eastAsia="vi-VN"/>
                </w:rPr>
                <w:t>Ghi chú</w:t>
              </w:r>
            </w:ins>
          </w:p>
        </w:tc>
      </w:tr>
      <w:tr w:rsidR="00D4179D" w:rsidRPr="00515547" w:rsidTr="00EA2D07">
        <w:trPr>
          <w:trHeight w:val="286"/>
          <w:ins w:id="157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6" w:author="Hải Đức" w:date="2017-04-24T00:57:00Z"/>
                <w:color w:val="000000"/>
                <w:lang w:eastAsia="vi-VN"/>
              </w:rPr>
            </w:pPr>
            <w:ins w:id="1577"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8" w:author="Hải Đức" w:date="2017-04-24T00:57:00Z"/>
                <w:color w:val="000000"/>
                <w:lang w:val="vi-VN" w:eastAsia="vi-VN"/>
              </w:rPr>
            </w:pPr>
            <w:ins w:id="1579"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8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1" w:author="Hải Đức" w:date="2017-04-24T00:57:00Z"/>
                <w:color w:val="000000"/>
                <w:lang w:val="vi-VN" w:eastAsia="vi-VN"/>
              </w:rPr>
            </w:pPr>
            <w:ins w:id="1582"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83" w:author="Hải Đức" w:date="2017-04-24T00:57:00Z"/>
                <w:color w:val="000000"/>
                <w:lang w:eastAsia="vi-VN"/>
              </w:rPr>
            </w:pPr>
            <w:ins w:id="1584" w:author="Hải Đức" w:date="2017-04-24T00:57:00Z">
              <w:r w:rsidRPr="00B01D5A">
                <w:rPr>
                  <w:color w:val="000000"/>
                  <w:lang w:eastAsia="vi-VN"/>
                </w:rPr>
                <w:t xml:space="preserve">Mã </w:t>
              </w:r>
            </w:ins>
          </w:p>
        </w:tc>
      </w:tr>
      <w:tr w:rsidR="00D4179D" w:rsidRPr="00515547" w:rsidTr="00EA2D07">
        <w:trPr>
          <w:trHeight w:val="286"/>
          <w:ins w:id="158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6" w:author="Hải Đức" w:date="2017-04-24T00:57:00Z"/>
                <w:color w:val="000000"/>
                <w:lang w:eastAsia="vi-VN"/>
              </w:rPr>
            </w:pPr>
            <w:ins w:id="1587"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8" w:author="Hải Đức" w:date="2017-04-24T00:57:00Z"/>
                <w:color w:val="000000"/>
                <w:lang w:eastAsia="vi-VN"/>
              </w:rPr>
            </w:pPr>
            <w:ins w:id="1589"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9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1" w:author="Hải Đức" w:date="2017-04-24T00:57:00Z"/>
                <w:color w:val="000000"/>
                <w:lang w:val="vi-VN" w:eastAsia="vi-VN"/>
              </w:rPr>
            </w:pPr>
            <w:ins w:id="159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93" w:author="Hải Đức" w:date="2017-04-24T00:57:00Z"/>
                <w:color w:val="000000"/>
                <w:lang w:eastAsia="vi-VN"/>
              </w:rPr>
            </w:pPr>
            <w:ins w:id="1594" w:author="Hải Đức" w:date="2017-04-24T00:57:00Z">
              <w:r w:rsidRPr="00B01D5A">
                <w:rPr>
                  <w:color w:val="000000"/>
                  <w:lang w:eastAsia="vi-VN"/>
                </w:rPr>
                <w:t>Mã ảnh được lưu</w:t>
              </w:r>
            </w:ins>
          </w:p>
        </w:tc>
      </w:tr>
      <w:tr w:rsidR="00D4179D" w:rsidRPr="00EA2D07" w:rsidTr="00EA2D07">
        <w:trPr>
          <w:trHeight w:val="286"/>
          <w:ins w:id="159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6" w:author="Hải Đức" w:date="2017-04-24T00:57:00Z"/>
                <w:color w:val="000000"/>
                <w:lang w:eastAsia="vi-VN"/>
              </w:rPr>
            </w:pPr>
            <w:ins w:id="1597"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98" w:author="Hải Đức" w:date="2017-04-24T00:57:00Z"/>
                <w:color w:val="000000"/>
                <w:lang w:eastAsia="vi-VN"/>
              </w:rPr>
            </w:pPr>
            <w:ins w:id="1599"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1" w:author="Hải Đức" w:date="2017-04-24T00:57:00Z"/>
                <w:color w:val="000000"/>
                <w:lang w:val="vi-VN" w:eastAsia="vi-VN"/>
              </w:rPr>
            </w:pPr>
            <w:ins w:id="1602"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03" w:author="Hải Đức" w:date="2017-04-24T00:57:00Z"/>
                <w:color w:val="000000"/>
                <w:lang w:val="vi-VN" w:eastAsia="vi-VN"/>
              </w:rPr>
            </w:pPr>
            <w:ins w:id="1604" w:author="Hải Đức" w:date="2017-04-24T00:57:00Z">
              <w:r w:rsidRPr="00B01D5A">
                <w:rPr>
                  <w:color w:val="000000"/>
                  <w:lang w:val="vi-VN" w:eastAsia="vi-VN"/>
                </w:rPr>
                <w:t>Đã xoá ảnh được lưu chưa (1 là đã xoá, 0 là chưa)</w:t>
              </w:r>
            </w:ins>
          </w:p>
        </w:tc>
      </w:tr>
      <w:tr w:rsidR="00D4179D" w:rsidRPr="00515547" w:rsidTr="00EA2D07">
        <w:trPr>
          <w:trHeight w:val="286"/>
          <w:ins w:id="160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6" w:author="Hải Đức" w:date="2017-04-24T00:57:00Z"/>
                <w:color w:val="000000"/>
                <w:lang w:eastAsia="vi-VN"/>
              </w:rPr>
            </w:pPr>
            <w:ins w:id="1607"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8" w:author="Hải Đức" w:date="2017-04-24T00:57:00Z"/>
                <w:color w:val="000000"/>
                <w:lang w:eastAsia="vi-VN"/>
              </w:rPr>
            </w:pPr>
            <w:ins w:id="1609"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1" w:author="Hải Đức" w:date="2017-04-24T00:57:00Z"/>
                <w:color w:val="000000"/>
                <w:lang w:val="vi-VN" w:eastAsia="vi-VN"/>
              </w:rPr>
            </w:pPr>
            <w:ins w:id="161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13" w:author="Hải Đức" w:date="2017-04-24T00:57:00Z"/>
                <w:color w:val="000000"/>
                <w:lang w:eastAsia="vi-VN"/>
              </w:rPr>
            </w:pPr>
            <w:ins w:id="1614" w:author="Hải Đức" w:date="2017-04-24T00:57:00Z">
              <w:r w:rsidRPr="00B01D5A">
                <w:rPr>
                  <w:color w:val="000000"/>
                  <w:lang w:eastAsia="vi-VN"/>
                </w:rPr>
                <w:t>Được lưu bởi ai</w:t>
              </w:r>
            </w:ins>
          </w:p>
        </w:tc>
      </w:tr>
      <w:tr w:rsidR="00D4179D" w:rsidRPr="00515547" w:rsidTr="00EA2D07">
        <w:trPr>
          <w:trHeight w:val="286"/>
          <w:ins w:id="161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6" w:author="Hải Đức" w:date="2017-04-24T00:57:00Z"/>
                <w:color w:val="000000"/>
                <w:lang w:eastAsia="vi-VN"/>
              </w:rPr>
            </w:pPr>
            <w:ins w:id="1617"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8" w:author="Hải Đức" w:date="2017-04-24T00:57:00Z"/>
                <w:color w:val="000000"/>
                <w:lang w:eastAsia="vi-VN"/>
              </w:rPr>
            </w:pPr>
            <w:ins w:id="1619"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1" w:author="Hải Đức" w:date="2017-04-24T00:57:00Z"/>
                <w:color w:val="000000"/>
                <w:lang w:val="vi-VN" w:eastAsia="vi-VN"/>
              </w:rPr>
            </w:pPr>
            <w:ins w:id="162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23" w:author="Hải Đức" w:date="2017-04-24T00:57:00Z"/>
                <w:color w:val="000000"/>
                <w:lang w:eastAsia="vi-VN"/>
              </w:rPr>
            </w:pPr>
            <w:ins w:id="1624" w:author="Hải Đức" w:date="2017-04-24T00:57:00Z">
              <w:r w:rsidRPr="00B01D5A">
                <w:rPr>
                  <w:color w:val="000000"/>
                  <w:lang w:eastAsia="vi-VN"/>
                </w:rPr>
                <w:t>Ngày lưu</w:t>
              </w:r>
            </w:ins>
          </w:p>
        </w:tc>
      </w:tr>
    </w:tbl>
    <w:p w:rsidR="00D4179D" w:rsidRDefault="00D4179D" w:rsidP="00D4179D">
      <w:pPr>
        <w:rPr>
          <w:ins w:id="1625" w:author="Hải Đức" w:date="2017-04-24T00:57:00Z"/>
        </w:rPr>
      </w:pPr>
    </w:p>
    <w:p w:rsidR="00D4179D" w:rsidRDefault="00D4179D" w:rsidP="00D4179D">
      <w:pPr>
        <w:pStyle w:val="ListParagraph"/>
        <w:numPr>
          <w:ilvl w:val="2"/>
          <w:numId w:val="8"/>
        </w:numPr>
        <w:ind w:left="786"/>
        <w:rPr>
          <w:ins w:id="1626" w:author="Hải Đức" w:date="2017-04-24T00:57:00Z"/>
        </w:rPr>
      </w:pPr>
      <w:ins w:id="1627" w:author="Hải Đức" w:date="2017-04-24T00:57:00Z">
        <w:r>
          <w:t>Bảng Provinces: ( Thành phố )</w:t>
        </w:r>
      </w:ins>
    </w:p>
    <w:p w:rsidR="00D4179D" w:rsidRDefault="00D4179D" w:rsidP="00D4179D">
      <w:pPr>
        <w:rPr>
          <w:ins w:id="1628"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629"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630" w:author="Hải Đức" w:date="2017-04-24T00:57:00Z"/>
                <w:b/>
                <w:bCs/>
                <w:color w:val="000000"/>
                <w:lang w:val="vi-VN" w:eastAsia="vi-VN"/>
              </w:rPr>
            </w:pPr>
            <w:ins w:id="1631" w:author="Hải Đức" w:date="2017-04-24T00:57:00Z">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ins>
          </w:p>
        </w:tc>
      </w:tr>
      <w:tr w:rsidR="00D4179D" w:rsidRPr="009109D5" w:rsidTr="00EA2D07">
        <w:trPr>
          <w:trHeight w:val="286"/>
          <w:ins w:id="163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3" w:author="Hải Đức" w:date="2017-04-24T00:57:00Z"/>
                <w:b/>
                <w:bCs/>
                <w:color w:val="000000"/>
                <w:lang w:val="vi-VN" w:eastAsia="vi-VN"/>
              </w:rPr>
            </w:pPr>
            <w:ins w:id="1634"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5" w:author="Hải Đức" w:date="2017-04-24T00:57:00Z"/>
                <w:b/>
                <w:bCs/>
                <w:color w:val="000000"/>
                <w:lang w:val="vi-VN" w:eastAsia="vi-VN"/>
              </w:rPr>
            </w:pPr>
            <w:ins w:id="1636"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7" w:author="Hải Đức" w:date="2017-04-24T00:57:00Z"/>
                <w:b/>
                <w:bCs/>
                <w:color w:val="000000"/>
                <w:lang w:val="vi-VN" w:eastAsia="vi-VN"/>
              </w:rPr>
            </w:pPr>
            <w:ins w:id="1638"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9" w:author="Hải Đức" w:date="2017-04-24T00:57:00Z"/>
                <w:b/>
                <w:bCs/>
                <w:color w:val="000000"/>
                <w:lang w:val="vi-VN" w:eastAsia="vi-VN"/>
              </w:rPr>
            </w:pPr>
            <w:ins w:id="1640"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641" w:author="Hải Đức" w:date="2017-04-24T00:57:00Z"/>
                <w:b/>
                <w:bCs/>
                <w:color w:val="000000"/>
                <w:lang w:val="vi-VN" w:eastAsia="vi-VN"/>
              </w:rPr>
            </w:pPr>
            <w:ins w:id="1642" w:author="Hải Đức" w:date="2017-04-24T00:57:00Z">
              <w:r w:rsidRPr="00B01D5A">
                <w:rPr>
                  <w:b/>
                  <w:bCs/>
                  <w:color w:val="000000"/>
                  <w:lang w:val="vi-VN" w:eastAsia="vi-VN"/>
                </w:rPr>
                <w:t>Ghi chú</w:t>
              </w:r>
            </w:ins>
          </w:p>
        </w:tc>
      </w:tr>
      <w:tr w:rsidR="00D4179D" w:rsidRPr="00515547" w:rsidTr="00EA2D07">
        <w:trPr>
          <w:trHeight w:val="286"/>
          <w:ins w:id="164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4" w:author="Hải Đức" w:date="2017-04-24T00:57:00Z"/>
                <w:color w:val="000000"/>
                <w:lang w:eastAsia="vi-VN"/>
              </w:rPr>
            </w:pPr>
            <w:ins w:id="1645"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6" w:author="Hải Đức" w:date="2017-04-24T00:57:00Z"/>
                <w:color w:val="000000"/>
                <w:lang w:val="vi-VN" w:eastAsia="vi-VN"/>
              </w:rPr>
            </w:pPr>
            <w:ins w:id="1647"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4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9" w:author="Hải Đức" w:date="2017-04-24T00:57:00Z"/>
                <w:color w:val="000000"/>
                <w:lang w:val="vi-VN" w:eastAsia="vi-VN"/>
              </w:rPr>
            </w:pPr>
            <w:ins w:id="1650"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51" w:author="Hải Đức" w:date="2017-04-24T00:57:00Z"/>
                <w:color w:val="000000"/>
                <w:lang w:eastAsia="vi-VN"/>
              </w:rPr>
            </w:pPr>
            <w:ins w:id="1652" w:author="Hải Đức" w:date="2017-04-24T00:57:00Z">
              <w:r w:rsidRPr="00B01D5A">
                <w:rPr>
                  <w:color w:val="000000"/>
                  <w:lang w:eastAsia="vi-VN"/>
                </w:rPr>
                <w:t>Mã thành phố</w:t>
              </w:r>
            </w:ins>
          </w:p>
        </w:tc>
      </w:tr>
      <w:tr w:rsidR="00D4179D" w:rsidRPr="00515547" w:rsidTr="00EA2D07">
        <w:trPr>
          <w:trHeight w:val="286"/>
          <w:ins w:id="165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4" w:author="Hải Đức" w:date="2017-04-24T00:57:00Z"/>
                <w:color w:val="000000"/>
                <w:lang w:eastAsia="vi-VN"/>
              </w:rPr>
            </w:pPr>
            <w:ins w:id="1655"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6" w:author="Hải Đức" w:date="2017-04-24T00:57:00Z"/>
                <w:color w:val="000000"/>
                <w:lang w:eastAsia="vi-VN"/>
              </w:rPr>
            </w:pPr>
            <w:ins w:id="1657"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58" w:author="Hải Đức" w:date="2017-04-24T00:57:00Z"/>
                <w:color w:val="000000"/>
                <w:lang w:eastAsia="vi-VN"/>
              </w:rPr>
            </w:pPr>
            <w:ins w:id="1659"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0" w:author="Hải Đức" w:date="2017-04-24T00:57:00Z"/>
                <w:color w:val="000000"/>
                <w:lang w:eastAsia="vi-VN"/>
              </w:rPr>
            </w:pPr>
            <w:ins w:id="1661"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62" w:author="Hải Đức" w:date="2017-04-24T00:57:00Z"/>
                <w:color w:val="000000"/>
                <w:lang w:eastAsia="vi-VN"/>
              </w:rPr>
            </w:pPr>
            <w:ins w:id="1663" w:author="Hải Đức" w:date="2017-04-24T00:57:00Z">
              <w:r w:rsidRPr="00B01D5A">
                <w:rPr>
                  <w:color w:val="000000"/>
                  <w:lang w:eastAsia="vi-VN"/>
                </w:rPr>
                <w:t>Tên thành phố</w:t>
              </w:r>
            </w:ins>
          </w:p>
        </w:tc>
      </w:tr>
    </w:tbl>
    <w:p w:rsidR="00D4179D" w:rsidRDefault="00D4179D" w:rsidP="00D4179D">
      <w:pPr>
        <w:rPr>
          <w:ins w:id="1664" w:author="Hải Đức" w:date="2017-04-24T00:57:00Z"/>
        </w:rPr>
      </w:pPr>
    </w:p>
    <w:p w:rsidR="00D4179D" w:rsidRDefault="00D4179D" w:rsidP="00D4179D">
      <w:pPr>
        <w:pStyle w:val="ListParagraph"/>
        <w:numPr>
          <w:ilvl w:val="2"/>
          <w:numId w:val="8"/>
        </w:numPr>
        <w:ind w:left="786"/>
        <w:rPr>
          <w:ins w:id="1665" w:author="Hải Đức" w:date="2017-04-24T00:57:00Z"/>
        </w:rPr>
      </w:pPr>
      <w:ins w:id="1666" w:author="Hải Đức" w:date="2017-04-24T00:57:00Z">
        <w:r>
          <w:t>Bảng Districts: ( Quận)</w:t>
        </w:r>
      </w:ins>
    </w:p>
    <w:p w:rsidR="00D4179D" w:rsidRDefault="00D4179D" w:rsidP="00D4179D">
      <w:pPr>
        <w:rPr>
          <w:ins w:id="1667"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668"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669" w:author="Hải Đức" w:date="2017-04-24T00:57:00Z"/>
                <w:b/>
                <w:bCs/>
                <w:color w:val="000000"/>
                <w:lang w:val="vi-VN" w:eastAsia="vi-VN"/>
              </w:rPr>
            </w:pPr>
            <w:ins w:id="1670" w:author="Hải Đức" w:date="2017-04-24T00:57:00Z">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ins>
          </w:p>
        </w:tc>
      </w:tr>
      <w:tr w:rsidR="00D4179D" w:rsidRPr="009109D5" w:rsidTr="00EA2D07">
        <w:trPr>
          <w:trHeight w:val="286"/>
          <w:ins w:id="167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72" w:author="Hải Đức" w:date="2017-04-24T00:57:00Z"/>
                <w:b/>
                <w:bCs/>
                <w:color w:val="000000"/>
                <w:lang w:val="vi-VN" w:eastAsia="vi-VN"/>
              </w:rPr>
            </w:pPr>
            <w:ins w:id="1673"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74" w:author="Hải Đức" w:date="2017-04-24T00:57:00Z"/>
                <w:b/>
                <w:bCs/>
                <w:color w:val="000000"/>
                <w:lang w:val="vi-VN" w:eastAsia="vi-VN"/>
              </w:rPr>
            </w:pPr>
            <w:ins w:id="1675"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76" w:author="Hải Đức" w:date="2017-04-24T00:57:00Z"/>
                <w:b/>
                <w:bCs/>
                <w:color w:val="000000"/>
                <w:lang w:val="vi-VN" w:eastAsia="vi-VN"/>
              </w:rPr>
            </w:pPr>
            <w:ins w:id="1677"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78" w:author="Hải Đức" w:date="2017-04-24T00:57:00Z"/>
                <w:b/>
                <w:bCs/>
                <w:color w:val="000000"/>
                <w:lang w:val="vi-VN" w:eastAsia="vi-VN"/>
              </w:rPr>
            </w:pPr>
            <w:ins w:id="1679"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680" w:author="Hải Đức" w:date="2017-04-24T00:57:00Z"/>
                <w:b/>
                <w:bCs/>
                <w:color w:val="000000"/>
                <w:lang w:val="vi-VN" w:eastAsia="vi-VN"/>
              </w:rPr>
            </w:pPr>
            <w:ins w:id="1681" w:author="Hải Đức" w:date="2017-04-24T00:57:00Z">
              <w:r w:rsidRPr="00B01D5A">
                <w:rPr>
                  <w:b/>
                  <w:bCs/>
                  <w:color w:val="000000"/>
                  <w:lang w:val="vi-VN" w:eastAsia="vi-VN"/>
                </w:rPr>
                <w:t>Ghi chú</w:t>
              </w:r>
            </w:ins>
          </w:p>
        </w:tc>
      </w:tr>
      <w:tr w:rsidR="00D4179D" w:rsidRPr="00515547" w:rsidTr="00EA2D07">
        <w:trPr>
          <w:trHeight w:val="286"/>
          <w:ins w:id="168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3" w:author="Hải Đức" w:date="2017-04-24T00:57:00Z"/>
                <w:color w:val="000000"/>
                <w:lang w:eastAsia="vi-VN"/>
              </w:rPr>
            </w:pPr>
            <w:ins w:id="1684"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5" w:author="Hải Đức" w:date="2017-04-24T00:57:00Z"/>
                <w:color w:val="000000"/>
                <w:lang w:val="vi-VN" w:eastAsia="vi-VN"/>
              </w:rPr>
            </w:pPr>
            <w:ins w:id="1686"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8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8" w:author="Hải Đức" w:date="2017-04-24T00:57:00Z"/>
                <w:color w:val="000000"/>
                <w:lang w:val="vi-VN" w:eastAsia="vi-VN"/>
              </w:rPr>
            </w:pPr>
            <w:ins w:id="1689"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90" w:author="Hải Đức" w:date="2017-04-24T00:57:00Z"/>
                <w:color w:val="000000"/>
                <w:lang w:eastAsia="vi-VN"/>
              </w:rPr>
            </w:pPr>
            <w:ins w:id="1691" w:author="Hải Đức" w:date="2017-04-24T00:57:00Z">
              <w:r w:rsidRPr="00B01D5A">
                <w:rPr>
                  <w:color w:val="000000"/>
                  <w:lang w:eastAsia="vi-VN"/>
                </w:rPr>
                <w:t>Mã quận</w:t>
              </w:r>
            </w:ins>
          </w:p>
        </w:tc>
      </w:tr>
      <w:tr w:rsidR="00D4179D" w:rsidRPr="00515547" w:rsidTr="00EA2D07">
        <w:trPr>
          <w:trHeight w:val="286"/>
          <w:ins w:id="169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693" w:author="Hải Đức" w:date="2017-04-24T00:57:00Z"/>
                <w:color w:val="000000"/>
                <w:lang w:eastAsia="vi-VN"/>
              </w:rPr>
            </w:pPr>
            <w:ins w:id="1694"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695" w:author="Hải Đức" w:date="2017-04-24T00:57:00Z"/>
                <w:color w:val="000000"/>
                <w:lang w:eastAsia="vi-VN"/>
              </w:rPr>
            </w:pPr>
            <w:ins w:id="1696"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697" w:author="Hải Đức" w:date="2017-04-24T00:57:00Z"/>
                <w:color w:val="000000"/>
                <w:lang w:val="vi-VN" w:eastAsia="vi-VN"/>
              </w:rPr>
            </w:pPr>
            <w:ins w:id="1698"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699" w:author="Hải Đức" w:date="2017-04-24T00:57:00Z"/>
                <w:color w:val="000000"/>
                <w:lang w:eastAsia="vi-VN"/>
              </w:rPr>
            </w:pPr>
            <w:ins w:id="1700"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701" w:author="Hải Đức" w:date="2017-04-24T00:57:00Z"/>
                <w:color w:val="000000"/>
                <w:lang w:eastAsia="vi-VN"/>
              </w:rPr>
            </w:pPr>
            <w:ins w:id="1702" w:author="Hải Đức" w:date="2017-04-24T00:57:00Z">
              <w:r w:rsidRPr="00B01D5A">
                <w:rPr>
                  <w:color w:val="000000"/>
                  <w:lang w:eastAsia="vi-VN"/>
                </w:rPr>
                <w:t>Tên quận</w:t>
              </w:r>
            </w:ins>
          </w:p>
        </w:tc>
      </w:tr>
      <w:tr w:rsidR="00D4179D" w:rsidRPr="00515547" w:rsidTr="00EA2D07">
        <w:trPr>
          <w:trHeight w:val="286"/>
          <w:ins w:id="170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04" w:author="Hải Đức" w:date="2017-04-24T00:57:00Z"/>
                <w:color w:val="000000"/>
                <w:lang w:eastAsia="vi-VN"/>
              </w:rPr>
            </w:pPr>
            <w:ins w:id="1705" w:author="Hải Đức" w:date="2017-04-24T00:57:00Z">
              <w:r w:rsidRPr="00B01D5A">
                <w:rPr>
                  <w:color w:val="000000"/>
                  <w:lang w:eastAsia="vi-VN"/>
                </w:rPr>
                <w:t>ProvinceId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06" w:author="Hải Đức" w:date="2017-04-24T00:57:00Z"/>
                <w:color w:val="000000"/>
                <w:lang w:eastAsia="vi-VN"/>
              </w:rPr>
            </w:pPr>
            <w:ins w:id="1707"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08"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09" w:author="Hải Đức" w:date="2017-04-24T00:57:00Z"/>
                <w:color w:val="000000"/>
                <w:lang w:eastAsia="vi-VN"/>
              </w:rPr>
            </w:pPr>
            <w:ins w:id="1710"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11" w:author="Hải Đức" w:date="2017-04-24T00:57:00Z"/>
                <w:color w:val="000000"/>
                <w:lang w:eastAsia="vi-VN"/>
              </w:rPr>
            </w:pPr>
            <w:ins w:id="1712" w:author="Hải Đức" w:date="2017-04-24T00:57:00Z">
              <w:r w:rsidRPr="00B01D5A">
                <w:rPr>
                  <w:color w:val="000000"/>
                  <w:lang w:eastAsia="vi-VN"/>
                </w:rPr>
                <w:t>Mã Thành phố</w:t>
              </w:r>
            </w:ins>
          </w:p>
        </w:tc>
      </w:tr>
    </w:tbl>
    <w:p w:rsidR="00D4179D" w:rsidRDefault="00D4179D" w:rsidP="00D4179D">
      <w:pPr>
        <w:rPr>
          <w:ins w:id="1713" w:author="Hải Đức" w:date="2017-04-24T00:57:00Z"/>
        </w:rPr>
      </w:pPr>
    </w:p>
    <w:p w:rsidR="00D4179D" w:rsidRDefault="00D4179D" w:rsidP="00D4179D">
      <w:pPr>
        <w:pStyle w:val="ListParagraph"/>
        <w:numPr>
          <w:ilvl w:val="2"/>
          <w:numId w:val="8"/>
        </w:numPr>
        <w:ind w:left="786"/>
        <w:rPr>
          <w:ins w:id="1714" w:author="Hải Đức" w:date="2017-04-24T00:57:00Z"/>
        </w:rPr>
      </w:pPr>
      <w:ins w:id="1715" w:author="Hải Đức" w:date="2017-04-24T00:57:00Z">
        <w:r>
          <w:t>Bảng Wards: ( Xã/ Phường)</w:t>
        </w:r>
      </w:ins>
    </w:p>
    <w:p w:rsidR="00D4179D" w:rsidRDefault="00D4179D" w:rsidP="00D4179D">
      <w:pPr>
        <w:rPr>
          <w:ins w:id="1716"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17"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18" w:author="Hải Đức" w:date="2017-04-24T00:57:00Z"/>
                <w:b/>
                <w:bCs/>
                <w:color w:val="000000"/>
                <w:lang w:val="vi-VN" w:eastAsia="vi-VN"/>
              </w:rPr>
            </w:pPr>
            <w:ins w:id="1719" w:author="Hải Đức" w:date="2017-04-24T00:57:00Z">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ins>
          </w:p>
        </w:tc>
      </w:tr>
      <w:tr w:rsidR="00D4179D" w:rsidRPr="009109D5" w:rsidTr="00EA2D07">
        <w:trPr>
          <w:trHeight w:val="286"/>
          <w:ins w:id="172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21" w:author="Hải Đức" w:date="2017-04-24T00:57:00Z"/>
                <w:b/>
                <w:bCs/>
                <w:color w:val="000000"/>
                <w:lang w:val="vi-VN" w:eastAsia="vi-VN"/>
              </w:rPr>
            </w:pPr>
            <w:ins w:id="1722"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23" w:author="Hải Đức" w:date="2017-04-24T00:57:00Z"/>
                <w:b/>
                <w:bCs/>
                <w:color w:val="000000"/>
                <w:lang w:val="vi-VN" w:eastAsia="vi-VN"/>
              </w:rPr>
            </w:pPr>
            <w:ins w:id="1724"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25" w:author="Hải Đức" w:date="2017-04-24T00:57:00Z"/>
                <w:b/>
                <w:bCs/>
                <w:color w:val="000000"/>
                <w:lang w:val="vi-VN" w:eastAsia="vi-VN"/>
              </w:rPr>
            </w:pPr>
            <w:ins w:id="1726"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27" w:author="Hải Đức" w:date="2017-04-24T00:57:00Z"/>
                <w:b/>
                <w:bCs/>
                <w:color w:val="000000"/>
                <w:lang w:val="vi-VN" w:eastAsia="vi-VN"/>
              </w:rPr>
            </w:pPr>
            <w:ins w:id="1728"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29" w:author="Hải Đức" w:date="2017-04-24T00:57:00Z"/>
                <w:b/>
                <w:bCs/>
                <w:color w:val="000000"/>
                <w:lang w:val="vi-VN" w:eastAsia="vi-VN"/>
              </w:rPr>
            </w:pPr>
            <w:ins w:id="1730" w:author="Hải Đức" w:date="2017-04-24T00:57:00Z">
              <w:r w:rsidRPr="00B01D5A">
                <w:rPr>
                  <w:b/>
                  <w:bCs/>
                  <w:color w:val="000000"/>
                  <w:lang w:val="vi-VN" w:eastAsia="vi-VN"/>
                </w:rPr>
                <w:t>Ghi chú</w:t>
              </w:r>
            </w:ins>
          </w:p>
        </w:tc>
      </w:tr>
      <w:tr w:rsidR="00D4179D" w:rsidRPr="00515547" w:rsidTr="00EA2D07">
        <w:trPr>
          <w:trHeight w:val="286"/>
          <w:ins w:id="173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32" w:author="Hải Đức" w:date="2017-04-24T00:57:00Z"/>
                <w:color w:val="000000"/>
                <w:lang w:eastAsia="vi-VN"/>
              </w:rPr>
            </w:pPr>
            <w:ins w:id="1733"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34" w:author="Hải Đức" w:date="2017-04-24T00:57:00Z"/>
                <w:color w:val="000000"/>
                <w:lang w:val="vi-VN" w:eastAsia="vi-VN"/>
              </w:rPr>
            </w:pPr>
            <w:ins w:id="1735"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36"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37" w:author="Hải Đức" w:date="2017-04-24T00:57:00Z"/>
                <w:color w:val="000000"/>
                <w:lang w:val="vi-VN" w:eastAsia="vi-VN"/>
              </w:rPr>
            </w:pPr>
            <w:ins w:id="1738"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39" w:author="Hải Đức" w:date="2017-04-24T00:57:00Z"/>
                <w:color w:val="000000"/>
                <w:lang w:eastAsia="vi-VN"/>
              </w:rPr>
            </w:pPr>
            <w:ins w:id="1740" w:author="Hải Đức" w:date="2017-04-24T00:57:00Z">
              <w:r w:rsidRPr="00B01D5A">
                <w:rPr>
                  <w:color w:val="000000"/>
                  <w:lang w:eastAsia="vi-VN"/>
                </w:rPr>
                <w:t>Mã xã/ phường</w:t>
              </w:r>
            </w:ins>
          </w:p>
        </w:tc>
      </w:tr>
      <w:tr w:rsidR="00D4179D" w:rsidTr="00EA2D07">
        <w:trPr>
          <w:trHeight w:val="286"/>
          <w:ins w:id="174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742" w:author="Hải Đức" w:date="2017-04-24T00:57:00Z"/>
                <w:color w:val="000000"/>
                <w:lang w:eastAsia="vi-VN"/>
              </w:rPr>
            </w:pPr>
            <w:ins w:id="1743"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44" w:author="Hải Đức" w:date="2017-04-24T00:57:00Z"/>
                <w:color w:val="000000"/>
                <w:lang w:eastAsia="vi-VN"/>
              </w:rPr>
            </w:pPr>
            <w:ins w:id="1745"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746" w:author="Hải Đức" w:date="2017-04-24T00:57:00Z"/>
                <w:color w:val="000000"/>
                <w:lang w:val="vi-VN" w:eastAsia="vi-VN"/>
              </w:rPr>
            </w:pPr>
            <w:ins w:id="1747"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48" w:author="Hải Đức" w:date="2017-04-24T00:57:00Z"/>
                <w:color w:val="000000"/>
                <w:lang w:val="vi-VN" w:eastAsia="vi-VN"/>
              </w:rPr>
            </w:pPr>
            <w:ins w:id="1749"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750" w:author="Hải Đức" w:date="2017-04-24T00:57:00Z"/>
                <w:color w:val="000000"/>
                <w:lang w:eastAsia="vi-VN"/>
              </w:rPr>
            </w:pPr>
            <w:ins w:id="1751" w:author="Hải Đức" w:date="2017-04-24T00:57:00Z">
              <w:r w:rsidRPr="00B01D5A">
                <w:rPr>
                  <w:color w:val="000000"/>
                  <w:lang w:eastAsia="vi-VN"/>
                </w:rPr>
                <w:t>Tên xã/ phường</w:t>
              </w:r>
            </w:ins>
          </w:p>
        </w:tc>
      </w:tr>
      <w:tr w:rsidR="00D4179D" w:rsidRPr="00515547" w:rsidTr="00EA2D07">
        <w:trPr>
          <w:trHeight w:val="286"/>
          <w:ins w:id="175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3" w:author="Hải Đức" w:date="2017-04-24T00:57:00Z"/>
                <w:color w:val="000000"/>
                <w:lang w:eastAsia="vi-VN"/>
              </w:rPr>
            </w:pPr>
            <w:ins w:id="1754" w:author="Hải Đức" w:date="2017-04-24T00:57:00Z">
              <w:r w:rsidRPr="00B01D5A">
                <w:rPr>
                  <w:color w:val="000000"/>
                  <w:lang w:eastAsia="vi-VN"/>
                </w:rPr>
                <w:t>DistrictId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5" w:author="Hải Đức" w:date="2017-04-24T00:57:00Z"/>
                <w:color w:val="000000"/>
                <w:lang w:eastAsia="vi-VN"/>
              </w:rPr>
            </w:pPr>
            <w:ins w:id="1756"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57"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8" w:author="Hải Đức" w:date="2017-04-24T00:57:00Z"/>
                <w:color w:val="000000"/>
                <w:lang w:eastAsia="vi-VN"/>
              </w:rPr>
            </w:pPr>
            <w:ins w:id="175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60" w:author="Hải Đức" w:date="2017-04-24T00:57:00Z"/>
                <w:color w:val="000000"/>
                <w:lang w:eastAsia="vi-VN"/>
              </w:rPr>
            </w:pPr>
            <w:ins w:id="1761" w:author="Hải Đức" w:date="2017-04-24T00:57:00Z">
              <w:r w:rsidRPr="00B01D5A">
                <w:rPr>
                  <w:color w:val="000000"/>
                  <w:lang w:eastAsia="vi-VN"/>
                </w:rPr>
                <w:t>Mã quận</w:t>
              </w:r>
            </w:ins>
          </w:p>
        </w:tc>
      </w:tr>
    </w:tbl>
    <w:p w:rsidR="000231F6" w:rsidRDefault="000231F6">
      <w:pPr>
        <w:rPr>
          <w:ins w:id="1762" w:author="Hải Đức" w:date="2017-04-24T00:58:00Z"/>
        </w:rPr>
        <w:pPrChange w:id="1763" w:author="Hải Đức" w:date="2017-04-24T00:58:00Z">
          <w:pPr>
            <w:pStyle w:val="ListParagraph"/>
            <w:numPr>
              <w:ilvl w:val="2"/>
              <w:numId w:val="8"/>
            </w:numPr>
            <w:ind w:left="786" w:hanging="360"/>
          </w:pPr>
        </w:pPrChange>
      </w:pPr>
    </w:p>
    <w:p w:rsidR="00D4179D" w:rsidRDefault="00D4179D" w:rsidP="00D4179D">
      <w:pPr>
        <w:pStyle w:val="ListParagraph"/>
        <w:numPr>
          <w:ilvl w:val="2"/>
          <w:numId w:val="8"/>
        </w:numPr>
        <w:ind w:left="786"/>
        <w:rPr>
          <w:ins w:id="1764" w:author="Hải Đức" w:date="2017-04-24T00:57:00Z"/>
        </w:rPr>
      </w:pPr>
      <w:ins w:id="1765" w:author="Hải Đức" w:date="2017-04-24T00:57:00Z">
        <w:r>
          <w:t>Bảng Users: ( Người dùng)</w:t>
        </w:r>
      </w:ins>
    </w:p>
    <w:p w:rsidR="00D4179D" w:rsidRDefault="00D4179D" w:rsidP="00D4179D">
      <w:pPr>
        <w:rPr>
          <w:ins w:id="1766"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767"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68" w:author="Hải Đức" w:date="2017-04-24T00:57:00Z"/>
                <w:b/>
                <w:bCs/>
                <w:color w:val="000000"/>
                <w:lang w:val="vi-VN" w:eastAsia="vi-VN"/>
              </w:rPr>
            </w:pPr>
            <w:ins w:id="1769" w:author="Hải Đức" w:date="2017-04-24T00:57:00Z">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ins>
          </w:p>
        </w:tc>
      </w:tr>
      <w:tr w:rsidR="00D4179D" w:rsidRPr="009109D5" w:rsidTr="00EA2D07">
        <w:trPr>
          <w:trHeight w:val="286"/>
          <w:ins w:id="177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71" w:author="Hải Đức" w:date="2017-04-24T00:57:00Z"/>
                <w:b/>
                <w:bCs/>
                <w:color w:val="000000"/>
                <w:lang w:val="vi-VN" w:eastAsia="vi-VN"/>
              </w:rPr>
            </w:pPr>
            <w:ins w:id="1772"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73" w:author="Hải Đức" w:date="2017-04-24T00:57:00Z"/>
                <w:b/>
                <w:bCs/>
                <w:color w:val="000000"/>
                <w:lang w:val="vi-VN" w:eastAsia="vi-VN"/>
              </w:rPr>
            </w:pPr>
            <w:ins w:id="1774"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75" w:author="Hải Đức" w:date="2017-04-24T00:57:00Z"/>
                <w:b/>
                <w:bCs/>
                <w:color w:val="000000"/>
                <w:lang w:val="vi-VN" w:eastAsia="vi-VN"/>
              </w:rPr>
            </w:pPr>
            <w:ins w:id="1776"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77" w:author="Hải Đức" w:date="2017-04-24T00:57:00Z"/>
                <w:b/>
                <w:bCs/>
                <w:color w:val="000000"/>
                <w:lang w:val="vi-VN" w:eastAsia="vi-VN"/>
              </w:rPr>
            </w:pPr>
            <w:ins w:id="1778"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79" w:author="Hải Đức" w:date="2017-04-24T00:57:00Z"/>
                <w:b/>
                <w:bCs/>
                <w:color w:val="000000"/>
                <w:lang w:val="vi-VN" w:eastAsia="vi-VN"/>
              </w:rPr>
            </w:pPr>
            <w:ins w:id="1780" w:author="Hải Đức" w:date="2017-04-24T00:57:00Z">
              <w:r w:rsidRPr="00B01D5A">
                <w:rPr>
                  <w:b/>
                  <w:bCs/>
                  <w:color w:val="000000"/>
                  <w:lang w:val="vi-VN" w:eastAsia="vi-VN"/>
                </w:rPr>
                <w:t>Ghi chú</w:t>
              </w:r>
            </w:ins>
          </w:p>
        </w:tc>
      </w:tr>
      <w:tr w:rsidR="00D4179D" w:rsidRPr="0037085B" w:rsidTr="00EA2D07">
        <w:trPr>
          <w:trHeight w:val="286"/>
          <w:ins w:id="17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82" w:author="Hải Đức" w:date="2017-04-24T00:57:00Z"/>
                <w:color w:val="000000"/>
                <w:lang w:eastAsia="vi-VN"/>
              </w:rPr>
            </w:pPr>
            <w:ins w:id="1783"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84" w:author="Hải Đức" w:date="2017-04-24T00:57:00Z"/>
                <w:color w:val="000000"/>
                <w:lang w:eastAsia="vi-VN"/>
              </w:rPr>
            </w:pPr>
            <w:ins w:id="178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86"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87" w:author="Hải Đức" w:date="2017-04-24T00:57:00Z"/>
                <w:color w:val="000000"/>
                <w:lang w:eastAsia="vi-VN"/>
              </w:rPr>
            </w:pPr>
            <w:ins w:id="1788"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89" w:author="Hải Đức" w:date="2017-04-24T00:57:00Z"/>
                <w:color w:val="000000"/>
                <w:lang w:eastAsia="vi-VN"/>
              </w:rPr>
            </w:pPr>
            <w:ins w:id="1790" w:author="Hải Đức" w:date="2017-04-24T00:57:00Z">
              <w:r w:rsidRPr="00B01D5A">
                <w:rPr>
                  <w:color w:val="000000"/>
                  <w:lang w:val="vi-VN" w:eastAsia="vi-VN"/>
                </w:rPr>
                <w:t xml:space="preserve">Mã </w:t>
              </w:r>
              <w:r w:rsidRPr="00B01D5A">
                <w:rPr>
                  <w:color w:val="000000"/>
                  <w:lang w:eastAsia="vi-VN"/>
                </w:rPr>
                <w:t>người dùng</w:t>
              </w:r>
            </w:ins>
          </w:p>
        </w:tc>
      </w:tr>
      <w:tr w:rsidR="00D4179D" w:rsidRPr="008B4AC1" w:rsidTr="00EA2D07">
        <w:trPr>
          <w:trHeight w:val="286"/>
          <w:ins w:id="179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92" w:author="Hải Đức" w:date="2017-04-24T00:57:00Z"/>
                <w:color w:val="000000"/>
                <w:lang w:eastAsia="vi-VN"/>
              </w:rPr>
            </w:pPr>
            <w:ins w:id="1793" w:author="Hải Đức" w:date="2017-04-24T00:57:00Z">
              <w:r w:rsidRPr="00B01D5A">
                <w:rPr>
                  <w:color w:val="000000"/>
                  <w:lang w:eastAsia="vi-VN"/>
                </w:rPr>
                <w:t>Username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94" w:author="Hải Đức" w:date="2017-04-24T00:57:00Z"/>
                <w:color w:val="000000"/>
                <w:lang w:val="vi-VN" w:eastAsia="vi-VN"/>
              </w:rPr>
            </w:pPr>
            <w:ins w:id="1795"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96" w:author="Hải Đức" w:date="2017-04-24T00:57:00Z"/>
                <w:color w:val="000000"/>
                <w:lang w:val="vi-VN" w:eastAsia="vi-VN"/>
              </w:rPr>
            </w:pPr>
            <w:ins w:id="1797"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98" w:author="Hải Đức" w:date="2017-04-24T00:57:00Z"/>
                <w:color w:val="000000"/>
                <w:lang w:eastAsia="vi-VN"/>
              </w:rPr>
            </w:pPr>
            <w:ins w:id="1799" w:author="Hải Đức" w:date="2017-04-24T00:57:00Z">
              <w:r w:rsidRPr="00B01D5A">
                <w:rPr>
                  <w:color w:val="000000"/>
                  <w:lang w:eastAsia="vi-VN"/>
                </w:rPr>
                <w:t>Not null , unique</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00" w:author="Hải Đức" w:date="2017-04-24T00:57:00Z"/>
                <w:color w:val="000000"/>
                <w:lang w:eastAsia="vi-VN"/>
              </w:rPr>
            </w:pPr>
            <w:ins w:id="1801" w:author="Hải Đức" w:date="2017-04-24T00:57:00Z">
              <w:r w:rsidRPr="00B01D5A">
                <w:rPr>
                  <w:color w:val="000000"/>
                  <w:lang w:eastAsia="vi-VN"/>
                </w:rPr>
                <w:t>Tên đăng nhập</w:t>
              </w:r>
            </w:ins>
          </w:p>
        </w:tc>
      </w:tr>
      <w:tr w:rsidR="00D4179D" w:rsidRPr="008B4AC1" w:rsidTr="00EA2D07">
        <w:trPr>
          <w:trHeight w:val="286"/>
          <w:ins w:id="180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3" w:author="Hải Đức" w:date="2017-04-24T00:57:00Z"/>
                <w:color w:val="000000"/>
                <w:lang w:eastAsia="vi-VN"/>
              </w:rPr>
            </w:pPr>
            <w:ins w:id="1804" w:author="Hải Đức" w:date="2017-04-24T00:57:00Z">
              <w:r w:rsidRPr="00B01D5A">
                <w:rPr>
                  <w:color w:val="000000"/>
                  <w:lang w:eastAsia="vi-VN"/>
                </w:rPr>
                <w:t>PasswordHash</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5" w:author="Hải Đức" w:date="2017-04-24T00:57:00Z"/>
                <w:color w:val="000000"/>
                <w:lang w:eastAsia="vi-VN"/>
              </w:rPr>
            </w:pPr>
            <w:ins w:id="1806"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07" w:author="Hải Đức" w:date="2017-04-24T00:57:00Z"/>
                <w:color w:val="000000"/>
                <w:lang w:eastAsia="vi-VN"/>
              </w:rPr>
            </w:pPr>
            <w:ins w:id="1808" w:author="Hải Đức" w:date="2017-04-24T00:57:00Z">
              <w:r w:rsidRPr="00B01D5A">
                <w:rPr>
                  <w:color w:val="000000"/>
                  <w:lang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9" w:author="Hải Đức" w:date="2017-04-24T00:57:00Z"/>
                <w:color w:val="000000"/>
                <w:lang w:val="vi-VN" w:eastAsia="vi-VN"/>
              </w:rPr>
            </w:pPr>
            <w:ins w:id="1810"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11" w:author="Hải Đức" w:date="2017-04-24T00:57:00Z"/>
                <w:color w:val="000000"/>
                <w:lang w:eastAsia="vi-VN"/>
              </w:rPr>
            </w:pPr>
            <w:ins w:id="1812" w:author="Hải Đức" w:date="2017-04-24T00:57:00Z">
              <w:r w:rsidRPr="00B01D5A">
                <w:rPr>
                  <w:color w:val="000000"/>
                  <w:lang w:eastAsia="vi-VN"/>
                </w:rPr>
                <w:t>Passwords</w:t>
              </w:r>
            </w:ins>
          </w:p>
        </w:tc>
      </w:tr>
      <w:tr w:rsidR="00D4179D" w:rsidRPr="008B4AC1" w:rsidTr="00EA2D07">
        <w:trPr>
          <w:trHeight w:val="286"/>
          <w:ins w:id="181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14" w:author="Hải Đức" w:date="2017-04-24T00:57:00Z"/>
                <w:color w:val="000000"/>
                <w:lang w:eastAsia="vi-VN"/>
              </w:rPr>
            </w:pPr>
            <w:ins w:id="1815"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16" w:author="Hải Đức" w:date="2017-04-24T00:57:00Z"/>
                <w:color w:val="000000"/>
                <w:lang w:eastAsia="vi-VN"/>
              </w:rPr>
            </w:pPr>
            <w:ins w:id="1817"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18" w:author="Hải Đức" w:date="2017-04-24T00:57:00Z"/>
                <w:color w:val="000000"/>
                <w:lang w:val="vi-VN" w:eastAsia="vi-VN"/>
              </w:rPr>
            </w:pPr>
            <w:ins w:id="1819" w:author="Hải Đức" w:date="2017-04-24T00:57:00Z">
              <w:r w:rsidRPr="00B01D5A">
                <w:rPr>
                  <w:color w:val="000000"/>
                  <w:lang w:eastAsia="vi-VN"/>
                </w:rPr>
                <w:t>255</w:t>
              </w:r>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0" w:author="Hải Đức" w:date="2017-04-24T00:57:00Z"/>
                <w:color w:val="000000"/>
                <w:lang w:val="vi-VN" w:eastAsia="vi-VN"/>
              </w:rPr>
            </w:pPr>
            <w:ins w:id="1821"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22" w:author="Hải Đức" w:date="2017-04-24T00:57:00Z"/>
                <w:color w:val="000000"/>
                <w:lang w:eastAsia="vi-VN"/>
              </w:rPr>
            </w:pPr>
            <w:ins w:id="1823" w:author="Hải Đức" w:date="2017-04-24T00:57:00Z">
              <w:r w:rsidRPr="00B01D5A">
                <w:rPr>
                  <w:color w:val="000000"/>
                  <w:lang w:eastAsia="vi-VN"/>
                </w:rPr>
                <w:t>Tên người dùng</w:t>
              </w:r>
            </w:ins>
          </w:p>
        </w:tc>
      </w:tr>
      <w:tr w:rsidR="00D4179D" w:rsidRPr="008B4AC1" w:rsidTr="00EA2D07">
        <w:trPr>
          <w:trHeight w:val="286"/>
          <w:ins w:id="182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5" w:author="Hải Đức" w:date="2017-04-24T00:57:00Z"/>
                <w:color w:val="000000"/>
                <w:lang w:eastAsia="vi-VN"/>
              </w:rPr>
            </w:pPr>
            <w:ins w:id="1826" w:author="Hải Đức" w:date="2017-04-24T00:57:00Z">
              <w:r w:rsidRPr="00B01D5A">
                <w:rPr>
                  <w:color w:val="000000"/>
                  <w:lang w:eastAsia="vi-VN"/>
                </w:rPr>
                <w:lastRenderedPageBreak/>
                <w:t>RoleId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7" w:author="Hải Đức" w:date="2017-04-24T00:57:00Z"/>
                <w:color w:val="000000"/>
                <w:lang w:eastAsia="vi-VN"/>
              </w:rPr>
            </w:pPr>
            <w:ins w:id="182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29"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30" w:author="Hải Đức" w:date="2017-04-24T00:57:00Z"/>
                <w:color w:val="000000"/>
                <w:lang w:val="vi-VN" w:eastAsia="vi-VN"/>
              </w:rPr>
            </w:pPr>
            <w:ins w:id="1831"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32" w:author="Hải Đức" w:date="2017-04-24T00:57:00Z"/>
                <w:color w:val="000000"/>
                <w:lang w:eastAsia="vi-VN"/>
              </w:rPr>
            </w:pPr>
            <w:ins w:id="1833" w:author="Hải Đức" w:date="2017-04-24T00:57:00Z">
              <w:r w:rsidRPr="00B01D5A">
                <w:rPr>
                  <w:color w:val="000000"/>
                  <w:lang w:eastAsia="vi-VN"/>
                </w:rPr>
                <w:t>Mã chức danh</w:t>
              </w:r>
            </w:ins>
          </w:p>
        </w:tc>
      </w:tr>
      <w:tr w:rsidR="00D4179D" w:rsidRPr="00EA2D07" w:rsidTr="00EA2D07">
        <w:trPr>
          <w:trHeight w:val="286"/>
          <w:ins w:id="183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835" w:author="Hải Đức" w:date="2017-04-24T00:57:00Z"/>
                <w:color w:val="000000"/>
                <w:lang w:eastAsia="vi-VN"/>
              </w:rPr>
            </w:pPr>
            <w:ins w:id="1836" w:author="Hải Đức" w:date="2017-04-24T00:57:00Z">
              <w:r w:rsidRPr="00B01D5A">
                <w:rPr>
                  <w:color w:val="000000"/>
                  <w:lang w:eastAsia="vi-VN"/>
                </w:rPr>
                <w:t>IsLock</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37" w:author="Hải Đức" w:date="2017-04-24T00:57:00Z"/>
                <w:color w:val="000000"/>
                <w:lang w:eastAsia="vi-VN"/>
              </w:rPr>
            </w:pPr>
            <w:ins w:id="183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839"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40" w:author="Hải Đức" w:date="2017-04-24T00:57:00Z"/>
                <w:color w:val="000000"/>
                <w:lang w:val="vi-VN" w:eastAsia="vi-VN"/>
              </w:rPr>
            </w:pPr>
            <w:ins w:id="1841"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842" w:author="Hải Đức" w:date="2017-04-24T00:57:00Z"/>
                <w:color w:val="000000"/>
                <w:lang w:val="vi-VN" w:eastAsia="vi-VN"/>
              </w:rPr>
            </w:pPr>
            <w:ins w:id="1843" w:author="Hải Đức" w:date="2017-04-24T00:57:00Z">
              <w:r w:rsidRPr="00B01D5A">
                <w:rPr>
                  <w:color w:val="000000"/>
                  <w:lang w:val="vi-VN" w:eastAsia="vi-VN"/>
                </w:rPr>
                <w:t>Tài khoản có bị khoá</w:t>
              </w:r>
            </w:ins>
          </w:p>
        </w:tc>
      </w:tr>
      <w:tr w:rsidR="00D4179D" w:rsidRPr="008B4AC1" w:rsidTr="00EA2D07">
        <w:trPr>
          <w:trHeight w:val="301"/>
          <w:ins w:id="1844"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45" w:author="Hải Đức" w:date="2017-04-24T00:57:00Z"/>
                <w:color w:val="000000"/>
                <w:lang w:eastAsia="vi-VN"/>
              </w:rPr>
            </w:pPr>
            <w:ins w:id="1846" w:author="Hải Đức" w:date="2017-04-24T00:57:00Z">
              <w:r w:rsidRPr="00B01D5A">
                <w:rPr>
                  <w:color w:val="000000"/>
                  <w:lang w:eastAsia="vi-VN"/>
                </w:rPr>
                <w:t>PhoneNumber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47" w:author="Hải Đức" w:date="2017-04-24T00:57:00Z"/>
                <w:color w:val="000000"/>
                <w:lang w:eastAsia="vi-VN"/>
              </w:rPr>
            </w:pPr>
            <w:ins w:id="1848"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49"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50"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51" w:author="Hải Đức" w:date="2017-04-24T00:57:00Z"/>
                <w:color w:val="000000"/>
                <w:lang w:eastAsia="vi-VN"/>
              </w:rPr>
            </w:pPr>
            <w:ins w:id="1852" w:author="Hải Đức" w:date="2017-04-24T00:57:00Z">
              <w:r w:rsidRPr="00B01D5A">
                <w:rPr>
                  <w:color w:val="000000"/>
                  <w:lang w:eastAsia="vi-VN"/>
                </w:rPr>
                <w:t>SĐT</w:t>
              </w:r>
            </w:ins>
          </w:p>
        </w:tc>
      </w:tr>
      <w:tr w:rsidR="00D4179D" w:rsidRPr="00E001AB" w:rsidTr="00EA2D07">
        <w:trPr>
          <w:trHeight w:val="301"/>
          <w:ins w:id="185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54" w:author="Hải Đức" w:date="2017-04-24T00:57:00Z"/>
                <w:color w:val="000000"/>
                <w:lang w:eastAsia="vi-VN"/>
              </w:rPr>
            </w:pPr>
            <w:ins w:id="1855" w:author="Hải Đức" w:date="2017-04-24T00:57:00Z">
              <w:r w:rsidRPr="00B01D5A">
                <w:rPr>
                  <w:color w:val="000000"/>
                  <w:lang w:eastAsia="vi-VN"/>
                </w:rPr>
                <w:t>Email</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56" w:author="Hải Đức" w:date="2017-04-24T00:57:00Z"/>
                <w:color w:val="000000"/>
                <w:lang w:eastAsia="vi-VN"/>
              </w:rPr>
            </w:pPr>
            <w:ins w:id="1857"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58" w:author="Hải Đức" w:date="2017-04-24T00:57:00Z"/>
                <w:color w:val="000000"/>
                <w:lang w:eastAsia="vi-VN"/>
              </w:rPr>
            </w:pPr>
            <w:ins w:id="1859"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60"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61" w:author="Hải Đức" w:date="2017-04-24T00:57:00Z"/>
                <w:color w:val="000000"/>
                <w:lang w:eastAsia="vi-VN"/>
              </w:rPr>
            </w:pPr>
            <w:ins w:id="1862" w:author="Hải Đức" w:date="2017-04-24T00:57:00Z">
              <w:r w:rsidRPr="00B01D5A">
                <w:rPr>
                  <w:color w:val="000000"/>
                  <w:lang w:eastAsia="vi-VN"/>
                </w:rPr>
                <w:t>Email</w:t>
              </w:r>
            </w:ins>
          </w:p>
        </w:tc>
      </w:tr>
      <w:tr w:rsidR="00D4179D" w:rsidRPr="00E001AB" w:rsidTr="00EA2D07">
        <w:trPr>
          <w:trHeight w:val="301"/>
          <w:ins w:id="186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64" w:author="Hải Đức" w:date="2017-04-24T00:57:00Z"/>
                <w:color w:val="000000"/>
                <w:lang w:eastAsia="vi-VN"/>
              </w:rPr>
            </w:pPr>
            <w:ins w:id="1865" w:author="Hải Đức" w:date="2017-04-24T00:57:00Z">
              <w:r w:rsidRPr="00B01D5A">
                <w:rPr>
                  <w:color w:val="000000"/>
                  <w:lang w:eastAsia="vi-VN"/>
                </w:rPr>
                <w:t>Avatar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66" w:author="Hải Đức" w:date="2017-04-24T00:57:00Z"/>
                <w:color w:val="000000"/>
                <w:lang w:eastAsia="vi-VN"/>
              </w:rPr>
            </w:pPr>
            <w:ins w:id="1867"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6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69"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70" w:author="Hải Đức" w:date="2017-04-24T00:57:00Z"/>
                <w:color w:val="000000"/>
                <w:lang w:eastAsia="vi-VN"/>
              </w:rPr>
            </w:pPr>
            <w:ins w:id="1871" w:author="Hải Đức" w:date="2017-04-24T00:57:00Z">
              <w:r w:rsidRPr="00B01D5A">
                <w:rPr>
                  <w:color w:val="000000"/>
                  <w:lang w:eastAsia="vi-VN"/>
                </w:rPr>
                <w:t xml:space="preserve">Ảnh ava </w:t>
              </w:r>
            </w:ins>
          </w:p>
        </w:tc>
      </w:tr>
      <w:tr w:rsidR="00D4179D" w:rsidRPr="008B4AC1" w:rsidTr="00EA2D07">
        <w:trPr>
          <w:trHeight w:val="301"/>
          <w:ins w:id="1872"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73" w:author="Hải Đức" w:date="2017-04-24T00:57:00Z"/>
                <w:color w:val="000000"/>
                <w:lang w:eastAsia="vi-VN"/>
              </w:rPr>
            </w:pPr>
            <w:ins w:id="1874" w:author="Hải Đức" w:date="2017-04-24T00:57:00Z">
              <w:r w:rsidRPr="00B01D5A">
                <w:rPr>
                  <w:color w:val="000000"/>
                  <w:lang w:eastAsia="vi-VN"/>
                </w:rPr>
                <w:t>Cover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75" w:author="Hải Đức" w:date="2017-04-24T00:57:00Z"/>
                <w:color w:val="000000"/>
                <w:lang w:eastAsia="vi-VN"/>
              </w:rPr>
            </w:pPr>
            <w:ins w:id="1876"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77"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78"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79" w:author="Hải Đức" w:date="2017-04-24T00:57:00Z"/>
                <w:color w:val="000000"/>
                <w:lang w:eastAsia="vi-VN"/>
              </w:rPr>
            </w:pPr>
            <w:ins w:id="1880" w:author="Hải Đức" w:date="2017-04-24T00:57:00Z">
              <w:r w:rsidRPr="00B01D5A">
                <w:rPr>
                  <w:color w:val="000000"/>
                  <w:lang w:eastAsia="vi-VN"/>
                </w:rPr>
                <w:t>Ảnh bìa</w:t>
              </w:r>
            </w:ins>
          </w:p>
        </w:tc>
      </w:tr>
      <w:tr w:rsidR="00D4179D" w:rsidRPr="00EA2D07" w:rsidTr="00EA2D07">
        <w:trPr>
          <w:trHeight w:val="301"/>
          <w:ins w:id="1881"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82" w:author="Hải Đức" w:date="2017-04-24T00:57:00Z"/>
                <w:color w:val="000000"/>
                <w:lang w:eastAsia="vi-VN"/>
              </w:rPr>
            </w:pPr>
            <w:ins w:id="1883" w:author="Hải Đức" w:date="2017-04-24T00:57:00Z">
              <w:r w:rsidRPr="00B01D5A">
                <w:rPr>
                  <w:color w:val="000000"/>
                  <w:lang w:eastAsia="vi-VN"/>
                </w:rPr>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84" w:author="Hải Đức" w:date="2017-04-24T00:57:00Z"/>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8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86" w:author="Hải Đức" w:date="2017-04-24T00:57:00Z"/>
                <w:color w:val="000000"/>
                <w:lang w:val="vi-VN" w:eastAsia="vi-VN"/>
              </w:rPr>
            </w:pPr>
            <w:ins w:id="188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88" w:author="Hải Đức" w:date="2017-04-24T00:57:00Z"/>
                <w:color w:val="000000"/>
                <w:lang w:val="vi-VN" w:eastAsia="vi-VN"/>
              </w:rPr>
            </w:pPr>
            <w:ins w:id="1889" w:author="Hải Đức" w:date="2017-04-24T00:57:00Z">
              <w:r w:rsidRPr="00B01D5A">
                <w:rPr>
                  <w:color w:val="000000"/>
                  <w:lang w:val="vi-VN" w:eastAsia="vi-VN"/>
                </w:rPr>
                <w:t>Tài khoản đã bị xoá chưa(1 là đã xoá, 0 là chưa)</w:t>
              </w:r>
            </w:ins>
          </w:p>
        </w:tc>
      </w:tr>
      <w:tr w:rsidR="00D4179D" w:rsidRPr="008B4AC1" w:rsidTr="00EA2D07">
        <w:trPr>
          <w:trHeight w:val="301"/>
          <w:ins w:id="189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891" w:author="Hải Đức" w:date="2017-04-24T00:57:00Z"/>
                <w:color w:val="000000"/>
                <w:lang w:eastAsia="vi-VN"/>
              </w:rPr>
            </w:pPr>
            <w:ins w:id="1892" w:author="Hải Đức" w:date="2017-04-24T00:57:00Z">
              <w:r w:rsidRPr="00B01D5A">
                <w:rPr>
                  <w:color w:val="000000"/>
                  <w:lang w:eastAsia="vi-VN"/>
                </w:rPr>
                <w:t>GenderId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93" w:author="Hải Đức" w:date="2017-04-24T00:57:00Z"/>
                <w:color w:val="000000"/>
                <w:lang w:eastAsia="vi-VN"/>
              </w:rPr>
            </w:pPr>
            <w:ins w:id="1894"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895"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896" w:author="Hải Đức" w:date="2017-04-24T00:57:00Z"/>
                <w:color w:val="000000"/>
                <w:lang w:val="vi-VN" w:eastAsia="vi-VN"/>
              </w:rPr>
            </w:pPr>
            <w:ins w:id="1897"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898" w:author="Hải Đức" w:date="2017-04-24T00:57:00Z"/>
                <w:color w:val="000000"/>
                <w:lang w:eastAsia="vi-VN"/>
              </w:rPr>
            </w:pPr>
            <w:ins w:id="1899" w:author="Hải Đức" w:date="2017-04-24T00:57:00Z">
              <w:r w:rsidRPr="00B01D5A">
                <w:rPr>
                  <w:color w:val="000000"/>
                  <w:lang w:eastAsia="vi-VN"/>
                </w:rPr>
                <w:t>Mã giới tính</w:t>
              </w:r>
            </w:ins>
          </w:p>
        </w:tc>
      </w:tr>
      <w:tr w:rsidR="00D4179D" w:rsidRPr="008B4AC1" w:rsidTr="00EA2D07">
        <w:trPr>
          <w:trHeight w:val="301"/>
          <w:ins w:id="1900"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01" w:author="Hải Đức" w:date="2017-04-24T00:57:00Z"/>
                <w:color w:val="000000"/>
                <w:lang w:eastAsia="vi-VN"/>
              </w:rPr>
            </w:pPr>
            <w:ins w:id="1902" w:author="Hải Đức" w:date="2017-04-24T00:57:00Z">
              <w:r w:rsidRPr="00B01D5A">
                <w:rPr>
                  <w:color w:val="000000"/>
                  <w:lang w:eastAsia="vi-VN"/>
                </w:rPr>
                <w:t>SecurityStamp</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03" w:author="Hải Đức" w:date="2017-04-24T00:57:00Z"/>
                <w:color w:val="000000"/>
                <w:lang w:eastAsia="vi-VN"/>
              </w:rPr>
            </w:pPr>
            <w:ins w:id="1904"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05" w:author="Hải Đức" w:date="2017-04-24T00:57:00Z"/>
                <w:color w:val="000000"/>
                <w:lang w:eastAsia="vi-VN"/>
              </w:rPr>
            </w:pPr>
            <w:ins w:id="1906" w:author="Hải Đức" w:date="2017-04-24T00:57:00Z">
              <w:r w:rsidRPr="00B01D5A">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07"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08" w:author="Hải Đức" w:date="2017-04-24T00:57:00Z"/>
                <w:color w:val="000000"/>
                <w:lang w:val="vi-VN" w:eastAsia="vi-VN"/>
              </w:rPr>
            </w:pPr>
          </w:p>
        </w:tc>
      </w:tr>
      <w:tr w:rsidR="00D4179D" w:rsidTr="00EA2D07">
        <w:trPr>
          <w:trHeight w:val="301"/>
          <w:ins w:id="1909"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10" w:author="Hải Đức" w:date="2017-04-24T00:57:00Z"/>
                <w:color w:val="000000"/>
                <w:lang w:eastAsia="vi-VN"/>
              </w:rPr>
            </w:pPr>
            <w:ins w:id="1911" w:author="Hải Đức" w:date="2017-04-24T00:57:00Z">
              <w:r w:rsidRPr="00B01D5A">
                <w:rPr>
                  <w:color w:val="000000"/>
                  <w:lang w:eastAsia="vi-VN"/>
                </w:rPr>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12" w:author="Hải Đức" w:date="2017-04-24T00:57:00Z"/>
                <w:color w:val="000000"/>
                <w:lang w:eastAsia="vi-VN"/>
              </w:rPr>
            </w:pPr>
            <w:ins w:id="1913"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14"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15" w:author="Hải Đức" w:date="2017-04-24T00:57:00Z"/>
                <w:color w:val="000000"/>
                <w:lang w:val="vi-VN" w:eastAsia="vi-VN"/>
              </w:rPr>
            </w:pPr>
            <w:ins w:id="1916"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17" w:author="Hải Đức" w:date="2017-04-24T00:57:00Z"/>
                <w:color w:val="000000"/>
                <w:lang w:eastAsia="vi-VN"/>
              </w:rPr>
            </w:pPr>
            <w:ins w:id="1918" w:author="Hải Đức" w:date="2017-04-24T00:57:00Z">
              <w:r w:rsidRPr="00B01D5A">
                <w:rPr>
                  <w:color w:val="000000"/>
                  <w:lang w:eastAsia="vi-VN"/>
                </w:rPr>
                <w:t>Ngày được tạo</w:t>
              </w:r>
            </w:ins>
          </w:p>
        </w:tc>
      </w:tr>
    </w:tbl>
    <w:p w:rsidR="00D4179D" w:rsidRDefault="00D4179D" w:rsidP="00D4179D">
      <w:pPr>
        <w:rPr>
          <w:ins w:id="1919" w:author="Hải Đức" w:date="2017-04-24T00:57:00Z"/>
        </w:rPr>
      </w:pPr>
    </w:p>
    <w:p w:rsidR="00D4179D" w:rsidRDefault="00D4179D" w:rsidP="00D4179D">
      <w:pPr>
        <w:pStyle w:val="ListParagraph"/>
        <w:numPr>
          <w:ilvl w:val="2"/>
          <w:numId w:val="8"/>
        </w:numPr>
        <w:ind w:left="786"/>
        <w:rPr>
          <w:ins w:id="1920" w:author="Hải Đức" w:date="2017-04-24T00:57:00Z"/>
        </w:rPr>
      </w:pPr>
      <w:ins w:id="1921" w:author="Hải Đức" w:date="2017-04-24T00:57:00Z">
        <w:r>
          <w:t>Bảng Genders: ( Giới tính)</w:t>
        </w:r>
      </w:ins>
    </w:p>
    <w:p w:rsidR="00D4179D" w:rsidRDefault="00D4179D" w:rsidP="00D4179D">
      <w:pPr>
        <w:rPr>
          <w:ins w:id="1922"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923"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924" w:author="Hải Đức" w:date="2017-04-24T00:57:00Z"/>
                <w:b/>
                <w:bCs/>
                <w:color w:val="000000"/>
                <w:lang w:val="vi-VN" w:eastAsia="vi-VN"/>
              </w:rPr>
            </w:pPr>
            <w:ins w:id="1925" w:author="Hải Đức" w:date="2017-04-24T00:57:00Z">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ins>
          </w:p>
        </w:tc>
      </w:tr>
      <w:tr w:rsidR="00D4179D" w:rsidRPr="009109D5" w:rsidTr="00EA2D07">
        <w:trPr>
          <w:trHeight w:val="286"/>
          <w:ins w:id="192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27" w:author="Hải Đức" w:date="2017-04-24T00:57:00Z"/>
                <w:b/>
                <w:bCs/>
                <w:color w:val="000000"/>
                <w:lang w:val="vi-VN" w:eastAsia="vi-VN"/>
              </w:rPr>
            </w:pPr>
            <w:ins w:id="1928"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29" w:author="Hải Đức" w:date="2017-04-24T00:57:00Z"/>
                <w:b/>
                <w:bCs/>
                <w:color w:val="000000"/>
                <w:lang w:val="vi-VN" w:eastAsia="vi-VN"/>
              </w:rPr>
            </w:pPr>
            <w:ins w:id="1930"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31" w:author="Hải Đức" w:date="2017-04-24T00:57:00Z"/>
                <w:b/>
                <w:bCs/>
                <w:color w:val="000000"/>
                <w:lang w:val="vi-VN" w:eastAsia="vi-VN"/>
              </w:rPr>
            </w:pPr>
            <w:ins w:id="1932"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33" w:author="Hải Đức" w:date="2017-04-24T00:57:00Z"/>
                <w:b/>
                <w:bCs/>
                <w:color w:val="000000"/>
                <w:lang w:val="vi-VN" w:eastAsia="vi-VN"/>
              </w:rPr>
            </w:pPr>
            <w:ins w:id="1934"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935" w:author="Hải Đức" w:date="2017-04-24T00:57:00Z"/>
                <w:b/>
                <w:bCs/>
                <w:color w:val="000000"/>
                <w:lang w:val="vi-VN" w:eastAsia="vi-VN"/>
              </w:rPr>
            </w:pPr>
            <w:ins w:id="1936" w:author="Hải Đức" w:date="2017-04-24T00:57:00Z">
              <w:r w:rsidRPr="00B01D5A">
                <w:rPr>
                  <w:b/>
                  <w:bCs/>
                  <w:color w:val="000000"/>
                  <w:lang w:val="vi-VN" w:eastAsia="vi-VN"/>
                </w:rPr>
                <w:t>Ghi chú</w:t>
              </w:r>
            </w:ins>
          </w:p>
        </w:tc>
      </w:tr>
      <w:tr w:rsidR="00D4179D" w:rsidRPr="00515547" w:rsidTr="00EA2D07">
        <w:trPr>
          <w:trHeight w:val="286"/>
          <w:ins w:id="19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38" w:author="Hải Đức" w:date="2017-04-24T00:57:00Z"/>
                <w:color w:val="000000"/>
                <w:lang w:eastAsia="vi-VN"/>
              </w:rPr>
            </w:pPr>
            <w:ins w:id="1939"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40" w:author="Hải Đức" w:date="2017-04-24T00:57:00Z"/>
                <w:color w:val="000000"/>
                <w:lang w:val="vi-VN" w:eastAsia="vi-VN"/>
              </w:rPr>
            </w:pPr>
            <w:ins w:id="1941"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94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43" w:author="Hải Đức" w:date="2017-04-24T00:57:00Z"/>
                <w:color w:val="000000"/>
                <w:lang w:val="vi-VN" w:eastAsia="vi-VN"/>
              </w:rPr>
            </w:pPr>
            <w:ins w:id="1944"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945" w:author="Hải Đức" w:date="2017-04-24T00:57:00Z"/>
                <w:color w:val="000000"/>
                <w:lang w:eastAsia="vi-VN"/>
              </w:rPr>
            </w:pPr>
            <w:ins w:id="1946" w:author="Hải Đức" w:date="2017-04-24T00:57:00Z">
              <w:r w:rsidRPr="00B01D5A">
                <w:rPr>
                  <w:color w:val="000000"/>
                  <w:lang w:eastAsia="vi-VN"/>
                </w:rPr>
                <w:t>Mã giới tính</w:t>
              </w:r>
            </w:ins>
          </w:p>
        </w:tc>
      </w:tr>
      <w:tr w:rsidR="00D4179D" w:rsidRPr="00515547" w:rsidTr="00EA2D07">
        <w:trPr>
          <w:trHeight w:val="286"/>
          <w:ins w:id="194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48" w:author="Hải Đức" w:date="2017-04-24T00:57:00Z"/>
                <w:color w:val="000000"/>
                <w:lang w:eastAsia="vi-VN"/>
              </w:rPr>
            </w:pPr>
            <w:ins w:id="1949"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50" w:author="Hải Đức" w:date="2017-04-24T00:57:00Z"/>
                <w:color w:val="000000"/>
                <w:lang w:eastAsia="vi-VN"/>
              </w:rPr>
            </w:pPr>
            <w:ins w:id="1951"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952" w:author="Hải Đức" w:date="2017-04-24T00:57:00Z"/>
                <w:color w:val="000000"/>
                <w:lang w:eastAsia="vi-VN"/>
              </w:rPr>
            </w:pPr>
            <w:ins w:id="1953"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54" w:author="Hải Đức" w:date="2017-04-24T00:57:00Z"/>
                <w:color w:val="000000"/>
                <w:lang w:eastAsia="vi-VN"/>
              </w:rPr>
            </w:pPr>
            <w:ins w:id="1955"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956" w:author="Hải Đức" w:date="2017-04-24T00:57:00Z"/>
                <w:color w:val="000000"/>
                <w:lang w:eastAsia="vi-VN"/>
              </w:rPr>
            </w:pPr>
            <w:ins w:id="1957" w:author="Hải Đức" w:date="2017-04-24T00:57:00Z">
              <w:r w:rsidRPr="00B01D5A">
                <w:rPr>
                  <w:color w:val="000000"/>
                  <w:lang w:eastAsia="vi-VN"/>
                </w:rPr>
                <w:t>Tên giới tính</w:t>
              </w:r>
            </w:ins>
          </w:p>
        </w:tc>
      </w:tr>
    </w:tbl>
    <w:p w:rsidR="00D4179D" w:rsidRDefault="00D4179D" w:rsidP="00D4179D">
      <w:pPr>
        <w:pStyle w:val="ListParagraph"/>
        <w:rPr>
          <w:ins w:id="1958" w:author="Hải Đức" w:date="2017-04-24T00:57:00Z"/>
        </w:rPr>
      </w:pPr>
    </w:p>
    <w:p w:rsidR="00D4179D" w:rsidRDefault="00D4179D" w:rsidP="00D4179D">
      <w:pPr>
        <w:pStyle w:val="ListParagraph"/>
        <w:numPr>
          <w:ilvl w:val="2"/>
          <w:numId w:val="8"/>
        </w:numPr>
        <w:ind w:left="786"/>
        <w:rPr>
          <w:ins w:id="1959" w:author="Hải Đức" w:date="2017-04-24T00:57:00Z"/>
        </w:rPr>
      </w:pPr>
      <w:ins w:id="1960" w:author="Hải Đức" w:date="2017-04-24T00:57:00Z">
        <w:r>
          <w:t>Bảng Roles: ( Bảng chức danh)</w:t>
        </w:r>
      </w:ins>
    </w:p>
    <w:p w:rsidR="00D4179D" w:rsidRDefault="00D4179D" w:rsidP="00D4179D">
      <w:pPr>
        <w:pStyle w:val="ListParagraph"/>
        <w:rPr>
          <w:ins w:id="1961"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962"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963" w:author="Hải Đức" w:date="2017-04-24T00:57:00Z"/>
                <w:b/>
                <w:bCs/>
                <w:color w:val="000000"/>
                <w:lang w:val="vi-VN" w:eastAsia="vi-VN"/>
              </w:rPr>
            </w:pPr>
            <w:ins w:id="1964" w:author="Hải Đức" w:date="2017-04-24T00:57:00Z">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ins>
          </w:p>
        </w:tc>
      </w:tr>
      <w:tr w:rsidR="00D4179D" w:rsidRPr="009109D5" w:rsidTr="00EA2D07">
        <w:trPr>
          <w:trHeight w:val="286"/>
          <w:ins w:id="196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66" w:author="Hải Đức" w:date="2017-04-24T00:57:00Z"/>
                <w:b/>
                <w:bCs/>
                <w:color w:val="000000"/>
                <w:lang w:val="vi-VN" w:eastAsia="vi-VN"/>
              </w:rPr>
            </w:pPr>
            <w:ins w:id="1967"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68" w:author="Hải Đức" w:date="2017-04-24T00:57:00Z"/>
                <w:b/>
                <w:bCs/>
                <w:color w:val="000000"/>
                <w:lang w:val="vi-VN" w:eastAsia="vi-VN"/>
              </w:rPr>
            </w:pPr>
            <w:ins w:id="1969"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70" w:author="Hải Đức" w:date="2017-04-24T00:57:00Z"/>
                <w:b/>
                <w:bCs/>
                <w:color w:val="000000"/>
                <w:lang w:val="vi-VN" w:eastAsia="vi-VN"/>
              </w:rPr>
            </w:pPr>
            <w:ins w:id="1971"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972" w:author="Hải Đức" w:date="2017-04-24T00:57:00Z"/>
                <w:b/>
                <w:bCs/>
                <w:color w:val="000000"/>
                <w:lang w:val="vi-VN" w:eastAsia="vi-VN"/>
              </w:rPr>
            </w:pPr>
            <w:ins w:id="1973"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974" w:author="Hải Đức" w:date="2017-04-24T00:57:00Z"/>
                <w:b/>
                <w:bCs/>
                <w:color w:val="000000"/>
                <w:lang w:val="vi-VN" w:eastAsia="vi-VN"/>
              </w:rPr>
            </w:pPr>
            <w:ins w:id="1975" w:author="Hải Đức" w:date="2017-04-24T00:57:00Z">
              <w:r w:rsidRPr="00B01D5A">
                <w:rPr>
                  <w:b/>
                  <w:bCs/>
                  <w:color w:val="000000"/>
                  <w:lang w:val="vi-VN" w:eastAsia="vi-VN"/>
                </w:rPr>
                <w:t>Ghi chú</w:t>
              </w:r>
            </w:ins>
          </w:p>
        </w:tc>
      </w:tr>
      <w:tr w:rsidR="00D4179D" w:rsidRPr="00515547" w:rsidTr="00EA2D07">
        <w:trPr>
          <w:trHeight w:val="286"/>
          <w:ins w:id="197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77" w:author="Hải Đức" w:date="2017-04-24T00:57:00Z"/>
                <w:color w:val="000000"/>
                <w:lang w:eastAsia="vi-VN"/>
              </w:rPr>
            </w:pPr>
            <w:ins w:id="1978"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79" w:author="Hải Đức" w:date="2017-04-24T00:57:00Z"/>
                <w:color w:val="000000"/>
                <w:lang w:val="vi-VN" w:eastAsia="vi-VN"/>
              </w:rPr>
            </w:pPr>
            <w:ins w:id="1980"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981"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82" w:author="Hải Đức" w:date="2017-04-24T00:57:00Z"/>
                <w:color w:val="000000"/>
                <w:lang w:val="vi-VN" w:eastAsia="vi-VN"/>
              </w:rPr>
            </w:pPr>
            <w:ins w:id="1983"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984" w:author="Hải Đức" w:date="2017-04-24T00:57:00Z"/>
                <w:color w:val="000000"/>
                <w:lang w:eastAsia="vi-VN"/>
              </w:rPr>
            </w:pPr>
            <w:ins w:id="1985" w:author="Hải Đức" w:date="2017-04-24T00:57:00Z">
              <w:r w:rsidRPr="00B01D5A">
                <w:rPr>
                  <w:color w:val="000000"/>
                  <w:lang w:eastAsia="vi-VN"/>
                </w:rPr>
                <w:t>Mã chức danh</w:t>
              </w:r>
            </w:ins>
          </w:p>
        </w:tc>
      </w:tr>
      <w:tr w:rsidR="00D4179D" w:rsidRPr="00515547" w:rsidTr="00EA2D07">
        <w:trPr>
          <w:trHeight w:val="286"/>
          <w:ins w:id="198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87" w:author="Hải Đức" w:date="2017-04-24T00:57:00Z"/>
                <w:color w:val="000000"/>
                <w:lang w:eastAsia="vi-VN"/>
              </w:rPr>
            </w:pPr>
            <w:ins w:id="1988"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89" w:author="Hải Đức" w:date="2017-04-24T00:57:00Z"/>
                <w:color w:val="000000"/>
                <w:lang w:eastAsia="vi-VN"/>
              </w:rPr>
            </w:pPr>
            <w:ins w:id="1990"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991" w:author="Hải Đức" w:date="2017-04-24T00:57:00Z"/>
                <w:color w:val="000000"/>
                <w:lang w:eastAsia="vi-VN"/>
              </w:rPr>
            </w:pPr>
            <w:ins w:id="1992"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93" w:author="Hải Đức" w:date="2017-04-24T00:57:00Z"/>
                <w:color w:val="000000"/>
                <w:lang w:eastAsia="vi-VN"/>
              </w:rPr>
            </w:pPr>
            <w:ins w:id="1994"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995" w:author="Hải Đức" w:date="2017-04-24T00:57:00Z"/>
                <w:color w:val="000000"/>
                <w:lang w:eastAsia="vi-VN"/>
              </w:rPr>
            </w:pPr>
            <w:ins w:id="1996" w:author="Hải Đức" w:date="2017-04-24T00:57:00Z">
              <w:r w:rsidRPr="00B01D5A">
                <w:rPr>
                  <w:color w:val="000000"/>
                  <w:lang w:eastAsia="vi-VN"/>
                </w:rPr>
                <w:t>Tên chức danh</w:t>
              </w:r>
            </w:ins>
          </w:p>
        </w:tc>
      </w:tr>
    </w:tbl>
    <w:p w:rsidR="00D4179D" w:rsidRDefault="00D4179D" w:rsidP="00D4179D">
      <w:pPr>
        <w:rPr>
          <w:ins w:id="1997" w:author="Hải Đức" w:date="2017-04-24T00:57:00Z"/>
        </w:rPr>
      </w:pPr>
    </w:p>
    <w:p w:rsidR="00D4179D" w:rsidRDefault="00D4179D" w:rsidP="00D4179D">
      <w:pPr>
        <w:pStyle w:val="ListParagraph"/>
        <w:numPr>
          <w:ilvl w:val="2"/>
          <w:numId w:val="8"/>
        </w:numPr>
        <w:ind w:left="786"/>
        <w:rPr>
          <w:ins w:id="1998" w:author="Hải Đức" w:date="2017-04-24T00:57:00Z"/>
        </w:rPr>
      </w:pPr>
      <w:ins w:id="1999" w:author="Hải Đức" w:date="2017-04-24T00:57:00Z">
        <w:r>
          <w:t>Bảng Types: ( Loại ảnh)</w:t>
        </w:r>
      </w:ins>
    </w:p>
    <w:p w:rsidR="00D4179D" w:rsidRDefault="00D4179D" w:rsidP="00D4179D">
      <w:pPr>
        <w:rPr>
          <w:ins w:id="2000"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01"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02" w:author="Hải Đức" w:date="2017-04-24T00:57:00Z"/>
                <w:b/>
                <w:bCs/>
                <w:color w:val="000000"/>
                <w:lang w:val="vi-VN" w:eastAsia="vi-VN"/>
              </w:rPr>
            </w:pPr>
            <w:ins w:id="2003" w:author="Hải Đức" w:date="2017-04-24T00:57:00Z">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ins>
          </w:p>
        </w:tc>
      </w:tr>
      <w:tr w:rsidR="00D4179D" w:rsidRPr="009109D5" w:rsidTr="00EA2D07">
        <w:trPr>
          <w:trHeight w:val="286"/>
          <w:ins w:id="200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5" w:author="Hải Đức" w:date="2017-04-24T00:57:00Z"/>
                <w:b/>
                <w:bCs/>
                <w:color w:val="000000"/>
                <w:lang w:val="vi-VN" w:eastAsia="vi-VN"/>
              </w:rPr>
            </w:pPr>
            <w:ins w:id="2006"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7" w:author="Hải Đức" w:date="2017-04-24T00:57:00Z"/>
                <w:b/>
                <w:bCs/>
                <w:color w:val="000000"/>
                <w:lang w:val="vi-VN" w:eastAsia="vi-VN"/>
              </w:rPr>
            </w:pPr>
            <w:ins w:id="2008"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9" w:author="Hải Đức" w:date="2017-04-24T00:57:00Z"/>
                <w:b/>
                <w:bCs/>
                <w:color w:val="000000"/>
                <w:lang w:val="vi-VN" w:eastAsia="vi-VN"/>
              </w:rPr>
            </w:pPr>
            <w:ins w:id="2010"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11" w:author="Hải Đức" w:date="2017-04-24T00:57:00Z"/>
                <w:b/>
                <w:bCs/>
                <w:color w:val="000000"/>
                <w:lang w:val="vi-VN" w:eastAsia="vi-VN"/>
              </w:rPr>
            </w:pPr>
            <w:ins w:id="2012"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13" w:author="Hải Đức" w:date="2017-04-24T00:57:00Z"/>
                <w:b/>
                <w:bCs/>
                <w:color w:val="000000"/>
                <w:lang w:val="vi-VN" w:eastAsia="vi-VN"/>
              </w:rPr>
            </w:pPr>
            <w:ins w:id="2014" w:author="Hải Đức" w:date="2017-04-24T00:57:00Z">
              <w:r w:rsidRPr="00B01D5A">
                <w:rPr>
                  <w:b/>
                  <w:bCs/>
                  <w:color w:val="000000"/>
                  <w:lang w:val="vi-VN" w:eastAsia="vi-VN"/>
                </w:rPr>
                <w:t>Ghi chú</w:t>
              </w:r>
            </w:ins>
          </w:p>
        </w:tc>
      </w:tr>
      <w:tr w:rsidR="00D4179D" w:rsidRPr="00515547" w:rsidTr="00EA2D07">
        <w:trPr>
          <w:trHeight w:val="286"/>
          <w:ins w:id="201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6" w:author="Hải Đức" w:date="2017-04-24T00:57:00Z"/>
                <w:color w:val="000000"/>
                <w:lang w:eastAsia="vi-VN"/>
              </w:rPr>
            </w:pPr>
            <w:ins w:id="2017"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8" w:author="Hải Đức" w:date="2017-04-24T00:57:00Z"/>
                <w:color w:val="000000"/>
                <w:lang w:val="vi-VN" w:eastAsia="vi-VN"/>
              </w:rPr>
            </w:pPr>
            <w:ins w:id="2019"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2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21" w:author="Hải Đức" w:date="2017-04-24T00:57:00Z"/>
                <w:color w:val="000000"/>
                <w:lang w:val="vi-VN" w:eastAsia="vi-VN"/>
              </w:rPr>
            </w:pPr>
            <w:ins w:id="2022"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23" w:author="Hải Đức" w:date="2017-04-24T00:57:00Z"/>
                <w:color w:val="000000"/>
                <w:lang w:eastAsia="vi-VN"/>
              </w:rPr>
            </w:pPr>
            <w:ins w:id="2024" w:author="Hải Đức" w:date="2017-04-24T00:57:00Z">
              <w:r w:rsidRPr="00B01D5A">
                <w:rPr>
                  <w:color w:val="000000"/>
                  <w:lang w:eastAsia="vi-VN"/>
                </w:rPr>
                <w:t>Mã loại ảnh</w:t>
              </w:r>
            </w:ins>
          </w:p>
        </w:tc>
      </w:tr>
      <w:tr w:rsidR="00D4179D" w:rsidTr="00EA2D07">
        <w:trPr>
          <w:trHeight w:val="286"/>
          <w:ins w:id="202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26" w:author="Hải Đức" w:date="2017-04-24T00:57:00Z"/>
                <w:color w:val="000000"/>
                <w:lang w:eastAsia="vi-VN"/>
              </w:rPr>
            </w:pPr>
            <w:ins w:id="2027"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28" w:author="Hải Đức" w:date="2017-04-24T00:57:00Z"/>
                <w:color w:val="000000"/>
                <w:lang w:eastAsia="vi-VN"/>
              </w:rPr>
            </w:pPr>
            <w:ins w:id="2029"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030" w:author="Hải Đức" w:date="2017-04-24T00:57:00Z"/>
                <w:color w:val="000000"/>
                <w:lang w:val="vi-VN" w:eastAsia="vi-VN"/>
              </w:rPr>
            </w:pPr>
            <w:ins w:id="2031"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32" w:author="Hải Đức" w:date="2017-04-24T00:57:00Z"/>
                <w:color w:val="000000"/>
                <w:lang w:val="vi-VN" w:eastAsia="vi-VN"/>
              </w:rPr>
            </w:pPr>
            <w:ins w:id="2033"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034" w:author="Hải Đức" w:date="2017-04-24T00:57:00Z"/>
                <w:color w:val="000000"/>
                <w:lang w:eastAsia="vi-VN"/>
              </w:rPr>
            </w:pPr>
            <w:ins w:id="2035" w:author="Hải Đức" w:date="2017-04-24T00:57:00Z">
              <w:r w:rsidRPr="00B01D5A">
                <w:rPr>
                  <w:color w:val="000000"/>
                  <w:lang w:eastAsia="vi-VN"/>
                </w:rPr>
                <w:t>Tên loại ảnh</w:t>
              </w:r>
            </w:ins>
          </w:p>
        </w:tc>
      </w:tr>
      <w:tr w:rsidR="00D4179D" w:rsidRPr="00EA2D07" w:rsidTr="00EA2D07">
        <w:trPr>
          <w:trHeight w:val="286"/>
          <w:ins w:id="203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37" w:author="Hải Đức" w:date="2017-04-24T00:57:00Z"/>
                <w:color w:val="000000"/>
                <w:lang w:eastAsia="vi-VN"/>
              </w:rPr>
            </w:pPr>
            <w:ins w:id="2038" w:author="Hải Đức" w:date="2017-04-24T00:57:00Z">
              <w:r w:rsidRPr="00B01D5A">
                <w:rPr>
                  <w:color w:val="000000"/>
                  <w:lang w:eastAsia="vi-VN"/>
                </w:rPr>
                <w:lastRenderedPageBreak/>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39" w:author="Hải Đức" w:date="2017-04-24T00:57:00Z"/>
                <w:color w:val="000000"/>
                <w:lang w:eastAsia="vi-VN"/>
              </w:rPr>
            </w:pPr>
            <w:ins w:id="2040"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041"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42" w:author="Hải Đức" w:date="2017-04-24T00:57:00Z"/>
                <w:color w:val="000000"/>
                <w:lang w:eastAsia="vi-VN"/>
              </w:rPr>
            </w:pPr>
            <w:ins w:id="2043"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044" w:author="Hải Đức" w:date="2017-04-24T00:57:00Z"/>
                <w:color w:val="000000"/>
                <w:lang w:val="fr-FR" w:eastAsia="vi-VN"/>
              </w:rPr>
            </w:pPr>
            <w:ins w:id="2045" w:author="Hải Đức" w:date="2017-04-24T00:57:00Z">
              <w:r w:rsidRPr="00B01D5A">
                <w:rPr>
                  <w:color w:val="000000"/>
                  <w:lang w:val="fr-FR" w:eastAsia="vi-VN"/>
                </w:rPr>
                <w:t>Bị xoá chưa (1 là đã xoá, 0 là chưa)</w:t>
              </w:r>
            </w:ins>
          </w:p>
        </w:tc>
      </w:tr>
      <w:tr w:rsidR="00D4179D" w:rsidRPr="00EA2D07" w:rsidTr="00EA2D07">
        <w:trPr>
          <w:trHeight w:val="286"/>
          <w:ins w:id="204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47" w:author="Hải Đức" w:date="2017-04-24T00:57:00Z"/>
                <w:color w:val="000000"/>
                <w:lang w:eastAsia="vi-VN"/>
              </w:rPr>
            </w:pPr>
            <w:ins w:id="2048"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49" w:author="Hải Đức" w:date="2017-04-24T00:57:00Z"/>
                <w:color w:val="000000"/>
                <w:lang w:eastAsia="vi-VN"/>
              </w:rPr>
            </w:pPr>
            <w:ins w:id="2050"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51"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52" w:author="Hải Đức" w:date="2017-04-24T00:57:00Z"/>
                <w:color w:val="000000"/>
                <w:lang w:val="vi-VN" w:eastAsia="vi-VN"/>
              </w:rPr>
            </w:pPr>
            <w:ins w:id="2053"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054" w:author="Hải Đức" w:date="2017-04-24T00:57:00Z"/>
                <w:color w:val="000000"/>
                <w:lang w:val="vi-VN" w:eastAsia="vi-VN"/>
              </w:rPr>
            </w:pPr>
            <w:ins w:id="2055" w:author="Hải Đức" w:date="2017-04-24T00:57:00Z">
              <w:r w:rsidRPr="00B01D5A">
                <w:rPr>
                  <w:color w:val="000000"/>
                  <w:lang w:val="vi-VN" w:eastAsia="vi-VN"/>
                </w:rPr>
                <w:t>Loại ảnh tạo bởi ai</w:t>
              </w:r>
            </w:ins>
          </w:p>
        </w:tc>
      </w:tr>
      <w:tr w:rsidR="00D4179D" w:rsidRPr="00515547" w:rsidTr="00EA2D07">
        <w:trPr>
          <w:trHeight w:val="286"/>
          <w:ins w:id="205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7" w:author="Hải Đức" w:date="2017-04-24T00:57:00Z"/>
                <w:color w:val="000000"/>
                <w:lang w:eastAsia="vi-VN"/>
              </w:rPr>
            </w:pPr>
            <w:ins w:id="2058"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9" w:author="Hải Đức" w:date="2017-04-24T00:57:00Z"/>
                <w:color w:val="000000"/>
                <w:lang w:eastAsia="vi-VN"/>
              </w:rPr>
            </w:pPr>
            <w:ins w:id="2060"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61"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62" w:author="Hải Đức" w:date="2017-04-24T00:57:00Z"/>
                <w:color w:val="000000"/>
                <w:lang w:val="vi-VN" w:eastAsia="vi-VN"/>
              </w:rPr>
            </w:pPr>
            <w:ins w:id="2063"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64" w:author="Hải Đức" w:date="2017-04-24T00:57:00Z"/>
                <w:color w:val="000000"/>
                <w:lang w:eastAsia="vi-VN"/>
              </w:rPr>
            </w:pPr>
            <w:ins w:id="2065" w:author="Hải Đức" w:date="2017-04-24T00:57:00Z">
              <w:r w:rsidRPr="00B01D5A">
                <w:rPr>
                  <w:color w:val="000000"/>
                  <w:lang w:eastAsia="vi-VN"/>
                </w:rPr>
                <w:t xml:space="preserve">Ngày tạo loại </w:t>
              </w:r>
            </w:ins>
          </w:p>
        </w:tc>
      </w:tr>
    </w:tbl>
    <w:p w:rsidR="00D4179D" w:rsidRDefault="00D4179D" w:rsidP="00D4179D">
      <w:pPr>
        <w:rPr>
          <w:ins w:id="2066" w:author="Hải Đức" w:date="2017-04-24T00:57:00Z"/>
        </w:rPr>
      </w:pPr>
    </w:p>
    <w:p w:rsidR="00D4179D" w:rsidRDefault="00D4179D" w:rsidP="00D4179D">
      <w:pPr>
        <w:pStyle w:val="ListParagraph"/>
        <w:numPr>
          <w:ilvl w:val="2"/>
          <w:numId w:val="8"/>
        </w:numPr>
        <w:ind w:left="786"/>
        <w:rPr>
          <w:ins w:id="2067" w:author="Hải Đức" w:date="2017-04-24T00:57:00Z"/>
        </w:rPr>
      </w:pPr>
      <w:ins w:id="2068" w:author="Hải Đức" w:date="2017-04-24T00:57:00Z">
        <w:r>
          <w:t>Bảng ImageTypes: ( Liên kết ảnh và loại ảnh)</w:t>
        </w:r>
      </w:ins>
    </w:p>
    <w:p w:rsidR="00D4179D" w:rsidRDefault="00D4179D" w:rsidP="00D4179D">
      <w:pPr>
        <w:rPr>
          <w:ins w:id="2069"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70"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71" w:author="Hải Đức" w:date="2017-04-24T00:57:00Z"/>
                <w:b/>
                <w:bCs/>
                <w:color w:val="000000"/>
                <w:lang w:val="vi-VN" w:eastAsia="vi-VN"/>
              </w:rPr>
            </w:pPr>
            <w:ins w:id="2072" w:author="Hải Đức" w:date="2017-04-24T00:57:00Z">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ins>
          </w:p>
        </w:tc>
      </w:tr>
      <w:tr w:rsidR="00D4179D" w:rsidRPr="009109D5" w:rsidTr="00EA2D07">
        <w:trPr>
          <w:trHeight w:val="286"/>
          <w:ins w:id="207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4" w:author="Hải Đức" w:date="2017-04-24T00:57:00Z"/>
                <w:b/>
                <w:bCs/>
                <w:color w:val="000000"/>
                <w:lang w:val="vi-VN" w:eastAsia="vi-VN"/>
              </w:rPr>
            </w:pPr>
            <w:ins w:id="2075"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6" w:author="Hải Đức" w:date="2017-04-24T00:57:00Z"/>
                <w:b/>
                <w:bCs/>
                <w:color w:val="000000"/>
                <w:lang w:val="vi-VN" w:eastAsia="vi-VN"/>
              </w:rPr>
            </w:pPr>
            <w:ins w:id="2077"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8" w:author="Hải Đức" w:date="2017-04-24T00:57:00Z"/>
                <w:b/>
                <w:bCs/>
                <w:color w:val="000000"/>
                <w:lang w:val="vi-VN" w:eastAsia="vi-VN"/>
              </w:rPr>
            </w:pPr>
            <w:ins w:id="2079"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80" w:author="Hải Đức" w:date="2017-04-24T00:57:00Z"/>
                <w:b/>
                <w:bCs/>
                <w:color w:val="000000"/>
                <w:lang w:val="vi-VN" w:eastAsia="vi-VN"/>
              </w:rPr>
            </w:pPr>
            <w:ins w:id="2081"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82" w:author="Hải Đức" w:date="2017-04-24T00:57:00Z"/>
                <w:b/>
                <w:bCs/>
                <w:color w:val="000000"/>
                <w:lang w:val="vi-VN" w:eastAsia="vi-VN"/>
              </w:rPr>
            </w:pPr>
            <w:ins w:id="2083" w:author="Hải Đức" w:date="2017-04-24T00:57:00Z">
              <w:r w:rsidRPr="00B01D5A">
                <w:rPr>
                  <w:b/>
                  <w:bCs/>
                  <w:color w:val="000000"/>
                  <w:lang w:val="vi-VN" w:eastAsia="vi-VN"/>
                </w:rPr>
                <w:t>Ghi chú</w:t>
              </w:r>
            </w:ins>
          </w:p>
        </w:tc>
      </w:tr>
      <w:tr w:rsidR="00D4179D" w:rsidRPr="00515547" w:rsidTr="00EA2D07">
        <w:trPr>
          <w:trHeight w:val="286"/>
          <w:ins w:id="208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5" w:author="Hải Đức" w:date="2017-04-24T00:57:00Z"/>
                <w:color w:val="000000"/>
                <w:lang w:eastAsia="vi-VN"/>
              </w:rPr>
            </w:pPr>
            <w:ins w:id="2086"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7" w:author="Hải Đức" w:date="2017-04-24T00:57:00Z"/>
                <w:color w:val="000000"/>
                <w:lang w:val="vi-VN" w:eastAsia="vi-VN"/>
              </w:rPr>
            </w:pPr>
            <w:ins w:id="2088"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8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90" w:author="Hải Đức" w:date="2017-04-24T00:57:00Z"/>
                <w:color w:val="000000"/>
                <w:lang w:val="vi-VN" w:eastAsia="vi-VN"/>
              </w:rPr>
            </w:pPr>
            <w:ins w:id="2091"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92" w:author="Hải Đức" w:date="2017-04-24T00:57:00Z"/>
                <w:color w:val="000000"/>
                <w:lang w:eastAsia="vi-VN"/>
              </w:rPr>
            </w:pPr>
            <w:ins w:id="2093" w:author="Hải Đức" w:date="2017-04-24T00:57:00Z">
              <w:r w:rsidRPr="00B01D5A">
                <w:rPr>
                  <w:color w:val="000000"/>
                  <w:lang w:eastAsia="vi-VN"/>
                </w:rPr>
                <w:t>Mã</w:t>
              </w:r>
            </w:ins>
          </w:p>
        </w:tc>
      </w:tr>
      <w:tr w:rsidR="00D4179D" w:rsidTr="00EA2D07">
        <w:trPr>
          <w:trHeight w:val="286"/>
          <w:ins w:id="209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95" w:author="Hải Đức" w:date="2017-04-24T00:57:00Z"/>
                <w:color w:val="000000"/>
                <w:lang w:eastAsia="vi-VN"/>
              </w:rPr>
            </w:pPr>
            <w:ins w:id="2096"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097" w:author="Hải Đức" w:date="2017-04-24T00:57:00Z"/>
                <w:color w:val="000000"/>
                <w:lang w:eastAsia="vi-VN"/>
              </w:rPr>
            </w:pPr>
            <w:ins w:id="209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09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0" w:author="Hải Đức" w:date="2017-04-24T00:57:00Z"/>
                <w:color w:val="000000"/>
                <w:lang w:val="vi-VN" w:eastAsia="vi-VN"/>
              </w:rPr>
            </w:pPr>
            <w:ins w:id="2101"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02" w:author="Hải Đức" w:date="2017-04-24T00:57:00Z"/>
                <w:color w:val="000000"/>
                <w:lang w:eastAsia="vi-VN"/>
              </w:rPr>
            </w:pPr>
            <w:ins w:id="2103" w:author="Hải Đức" w:date="2017-04-24T00:57:00Z">
              <w:r w:rsidRPr="00B01D5A">
                <w:rPr>
                  <w:color w:val="000000"/>
                  <w:lang w:eastAsia="vi-VN"/>
                </w:rPr>
                <w:t>Mã ảnh</w:t>
              </w:r>
            </w:ins>
          </w:p>
        </w:tc>
      </w:tr>
      <w:tr w:rsidR="00D4179D" w:rsidRPr="00515547" w:rsidTr="00EA2D07">
        <w:trPr>
          <w:trHeight w:val="286"/>
          <w:ins w:id="210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05" w:author="Hải Đức" w:date="2017-04-24T00:57:00Z"/>
                <w:color w:val="000000"/>
                <w:lang w:eastAsia="vi-VN"/>
              </w:rPr>
            </w:pPr>
            <w:ins w:id="2106" w:author="Hải Đức" w:date="2017-04-24T00:57:00Z">
              <w:r w:rsidRPr="00B01D5A">
                <w:rPr>
                  <w:color w:val="000000"/>
                  <w:lang w:eastAsia="vi-VN"/>
                </w:rPr>
                <w:t>TypeId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7" w:author="Hải Đức" w:date="2017-04-24T00:57:00Z"/>
                <w:color w:val="000000"/>
                <w:lang w:eastAsia="vi-VN"/>
              </w:rPr>
            </w:pPr>
            <w:ins w:id="210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09"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0" w:author="Hải Đức" w:date="2017-04-24T00:57:00Z"/>
                <w:color w:val="000000"/>
                <w:lang w:eastAsia="vi-VN"/>
              </w:rPr>
            </w:pPr>
            <w:ins w:id="2111"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12" w:author="Hải Đức" w:date="2017-04-24T00:57:00Z"/>
                <w:color w:val="000000"/>
                <w:lang w:eastAsia="vi-VN"/>
              </w:rPr>
            </w:pPr>
            <w:ins w:id="2113" w:author="Hải Đức" w:date="2017-04-24T00:57:00Z">
              <w:r w:rsidRPr="00B01D5A">
                <w:rPr>
                  <w:color w:val="000000"/>
                  <w:lang w:eastAsia="vi-VN"/>
                </w:rPr>
                <w:t>Mã loại ảnh</w:t>
              </w:r>
            </w:ins>
          </w:p>
        </w:tc>
      </w:tr>
    </w:tbl>
    <w:p w:rsidR="00D4179D" w:rsidRDefault="00D4179D" w:rsidP="00887656">
      <w:pPr>
        <w:spacing w:after="120"/>
        <w:rPr>
          <w:ins w:id="2114" w:author="Hải Đức" w:date="2017-04-24T01:08:00Z"/>
        </w:rPr>
      </w:pPr>
    </w:p>
    <w:p w:rsidR="007C0B25" w:rsidRPr="007C0B25" w:rsidRDefault="007C0B25">
      <w:pPr>
        <w:pStyle w:val="ListParagraph"/>
        <w:numPr>
          <w:ilvl w:val="2"/>
          <w:numId w:val="1"/>
        </w:numPr>
        <w:outlineLvl w:val="2"/>
        <w:rPr>
          <w:ins w:id="2115" w:author="Hải Đức" w:date="2017-04-24T00:59:00Z"/>
          <w:b/>
          <w:rPrChange w:id="2116" w:author="Hải Đức" w:date="2017-04-24T01:09:00Z">
            <w:rPr>
              <w:ins w:id="2117" w:author="Hải Đức" w:date="2017-04-24T00:59:00Z"/>
            </w:rPr>
          </w:rPrChange>
        </w:rPr>
        <w:pPrChange w:id="2118" w:author="Hải Đức" w:date="2017-04-24T01:09:00Z">
          <w:pPr>
            <w:spacing w:after="120"/>
          </w:pPr>
        </w:pPrChange>
      </w:pPr>
      <w:ins w:id="2119" w:author="Hải Đức" w:date="2017-04-24T01:08:00Z">
        <w:r w:rsidRPr="007C0B25">
          <w:rPr>
            <w:b/>
            <w:rPrChange w:id="2120" w:author="Hải Đức" w:date="2017-04-24T01:08:00Z">
              <w:rPr/>
            </w:rPrChange>
          </w:rPr>
          <w:t>Sơ đồ quan hệ giữa các bảng</w:t>
        </w:r>
      </w:ins>
    </w:p>
    <w:p w:rsidR="007C0B25" w:rsidRDefault="007C0B25" w:rsidP="00887656">
      <w:pPr>
        <w:spacing w:after="120"/>
        <w:rPr>
          <w:ins w:id="2121" w:author="Hải Đức" w:date="2017-04-24T01:09:00Z"/>
        </w:rPr>
      </w:pPr>
    </w:p>
    <w:p w:rsidR="000231F6" w:rsidRDefault="007C0B25" w:rsidP="00887656">
      <w:pPr>
        <w:spacing w:after="120"/>
        <w:rPr>
          <w:ins w:id="2122" w:author="Hải Đức" w:date="2017-04-24T01:08:00Z"/>
        </w:rPr>
      </w:pPr>
      <w:ins w:id="2123" w:author="Hải Đức" w:date="2017-04-24T01:09:00Z">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515235"/>
                      </a:xfrm>
                      <a:prstGeom prst="rect">
                        <a:avLst/>
                      </a:prstGeom>
                    </pic:spPr>
                  </pic:pic>
                </a:graphicData>
              </a:graphic>
            </wp:inline>
          </w:drawing>
        </w:r>
      </w:ins>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2124" w:name="_Toc57079220"/>
      <w:bookmarkStart w:id="2125" w:name="_Toc480758611"/>
      <w:r w:rsidRPr="004C0BF2">
        <w:rPr>
          <w:rFonts w:ascii="Times New Roman" w:hAnsi="Times New Roman" w:cs="Times New Roman"/>
        </w:rPr>
        <w:t>Sitemap</w:t>
      </w:r>
      <w:bookmarkEnd w:id="2124"/>
      <w:bookmarkEnd w:id="2125"/>
    </w:p>
    <w:p w:rsidR="000231F6" w:rsidRPr="003856EE" w:rsidRDefault="00D25FE0" w:rsidP="000231F6">
      <w:pPr>
        <w:rPr>
          <w:ins w:id="2126" w:author="Hải Đức" w:date="2017-04-24T01:05:00Z"/>
          <w:b/>
          <w:u w:val="single"/>
        </w:rPr>
      </w:pPr>
      <w:del w:id="2127" w:author="Hải Đức" w:date="2017-04-24T01:05:00Z">
        <w:r w:rsidRPr="004C0BF2" w:rsidDel="000231F6">
          <w:delText>&lt;Thiết kế sơ bộ giao diện tổng quát: trang chủ, liên kết với các trang trong ra sao&gt;</w:delText>
        </w:r>
      </w:del>
      <w:ins w:id="2128" w:author="Hải Đức" w:date="2017-04-24T01:05:00Z">
        <w:r w:rsidR="000231F6">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0231F6" w:rsidRDefault="000231F6"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0231F6" w:rsidRDefault="000231F6"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0231F6" w:rsidRDefault="000231F6"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0231F6" w:rsidRDefault="000231F6"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0231F6" w:rsidRDefault="000231F6"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0231F6" w:rsidRDefault="000231F6"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000231F6" w:rsidRPr="003856EE">
          <w:rPr>
            <w:b/>
            <w:u w:val="single"/>
          </w:rPr>
          <w:t>Guest:</w:t>
        </w:r>
      </w:ins>
    </w:p>
    <w:p w:rsidR="000231F6" w:rsidRPr="003856EE" w:rsidRDefault="000231F6" w:rsidP="000231F6">
      <w:pPr>
        <w:rPr>
          <w:ins w:id="2129" w:author="Hải Đức" w:date="2017-04-24T01:05:00Z"/>
          <w:b/>
          <w:u w:val="single"/>
        </w:rPr>
      </w:pPr>
    </w:p>
    <w:p w:rsidR="000231F6" w:rsidRPr="003856EE" w:rsidRDefault="000231F6" w:rsidP="000231F6">
      <w:pPr>
        <w:rPr>
          <w:ins w:id="2130" w:author="Hải Đức" w:date="2017-04-24T01:05:00Z"/>
        </w:rPr>
      </w:pPr>
    </w:p>
    <w:p w:rsidR="000231F6" w:rsidRDefault="000231F6" w:rsidP="000231F6">
      <w:pPr>
        <w:rPr>
          <w:ins w:id="2131" w:author="Hải Đức" w:date="2017-04-24T01:05:00Z"/>
        </w:rPr>
      </w:pPr>
    </w:p>
    <w:p w:rsidR="000231F6" w:rsidRDefault="000231F6" w:rsidP="000231F6">
      <w:pPr>
        <w:rPr>
          <w:ins w:id="2132" w:author="Hải Đức" w:date="2017-04-24T01:05:00Z"/>
        </w:rPr>
      </w:pPr>
    </w:p>
    <w:p w:rsidR="000231F6" w:rsidRDefault="000231F6" w:rsidP="000231F6">
      <w:pPr>
        <w:rPr>
          <w:ins w:id="2133" w:author="Hải Đức" w:date="2017-04-24T01:05:00Z"/>
        </w:rPr>
      </w:pPr>
    </w:p>
    <w:p w:rsidR="000231F6" w:rsidRPr="003856EE" w:rsidRDefault="000231F6" w:rsidP="000231F6">
      <w:pPr>
        <w:rPr>
          <w:ins w:id="2134" w:author="Hải Đức" w:date="2017-04-24T01:05:00Z"/>
        </w:rPr>
      </w:pPr>
    </w:p>
    <w:p w:rsidR="000231F6" w:rsidRDefault="000231F6" w:rsidP="000231F6">
      <w:pPr>
        <w:rPr>
          <w:ins w:id="2135" w:author="Hải Đức" w:date="2017-04-24T01:06:00Z"/>
          <w:b/>
          <w:u w:val="single"/>
        </w:rPr>
      </w:pPr>
    </w:p>
    <w:p w:rsidR="000231F6" w:rsidRDefault="000231F6" w:rsidP="000231F6">
      <w:pPr>
        <w:rPr>
          <w:ins w:id="2136" w:author="Hải Đức" w:date="2017-04-24T01:06:00Z"/>
          <w:b/>
          <w:u w:val="single"/>
        </w:rPr>
      </w:pPr>
    </w:p>
    <w:p w:rsidR="000231F6" w:rsidRDefault="000231F6" w:rsidP="000231F6">
      <w:pPr>
        <w:rPr>
          <w:ins w:id="2137" w:author="Hải Đức" w:date="2017-04-24T01:06:00Z"/>
          <w:b/>
          <w:u w:val="single"/>
        </w:rPr>
      </w:pPr>
    </w:p>
    <w:p w:rsidR="000231F6" w:rsidRDefault="000231F6" w:rsidP="000231F6">
      <w:pPr>
        <w:rPr>
          <w:ins w:id="2138" w:author="Hải Đức" w:date="2017-04-24T01:06:00Z"/>
          <w:b/>
          <w:u w:val="single"/>
        </w:rPr>
      </w:pPr>
    </w:p>
    <w:p w:rsidR="000231F6" w:rsidRDefault="000231F6" w:rsidP="000231F6">
      <w:pPr>
        <w:rPr>
          <w:ins w:id="2139" w:author="Hải Đức" w:date="2017-04-24T01:06:00Z"/>
          <w:b/>
          <w:u w:val="single"/>
        </w:rPr>
      </w:pPr>
    </w:p>
    <w:p w:rsidR="000231F6" w:rsidRDefault="000231F6" w:rsidP="000231F6">
      <w:pPr>
        <w:rPr>
          <w:ins w:id="2140" w:author="Hải Đức" w:date="2017-04-24T01:05:00Z"/>
          <w:b/>
          <w:u w:val="single"/>
        </w:rPr>
      </w:pPr>
      <w:ins w:id="2141" w:author="Hải Đức" w:date="2017-04-24T01:05:00Z">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0231F6" w:rsidRDefault="000231F6"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0231F6" w:rsidRDefault="000231F6"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0231F6" w:rsidRDefault="000231F6"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0231F6" w:rsidRDefault="000231F6"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0231F6" w:rsidRDefault="000231F6"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0231F6" w:rsidRDefault="000231F6" w:rsidP="000231F6">
                          <w:pPr>
                            <w:jc w:val="center"/>
                          </w:pPr>
                          <w:r>
                            <w:t>Duyệt Album</w:t>
                          </w:r>
                        </w:p>
                      </w:txbxContent>
                    </v:textbox>
                  </v:rect>
                  <w10:wrap anchorx="margin"/>
                </v:group>
              </w:pict>
            </mc:Fallback>
          </mc:AlternateContent>
        </w:r>
        <w:r w:rsidRPr="003856EE">
          <w:rPr>
            <w:b/>
            <w:u w:val="single"/>
          </w:rPr>
          <w:t xml:space="preserve">Member: </w:t>
        </w:r>
      </w:ins>
    </w:p>
    <w:p w:rsidR="000231F6" w:rsidRDefault="000231F6" w:rsidP="000231F6">
      <w:pPr>
        <w:rPr>
          <w:ins w:id="2142" w:author="Hải Đức" w:date="2017-04-24T01:05:00Z"/>
        </w:rPr>
      </w:pPr>
    </w:p>
    <w:p w:rsidR="000231F6" w:rsidRDefault="000231F6" w:rsidP="000231F6">
      <w:pPr>
        <w:rPr>
          <w:ins w:id="2143" w:author="Hải Đức" w:date="2017-04-24T01:05:00Z"/>
        </w:rPr>
      </w:pPr>
    </w:p>
    <w:p w:rsidR="000231F6" w:rsidRDefault="000231F6" w:rsidP="000231F6">
      <w:pPr>
        <w:rPr>
          <w:ins w:id="2144" w:author="Hải Đức" w:date="2017-04-24T01:05:00Z"/>
        </w:rPr>
      </w:pPr>
    </w:p>
    <w:p w:rsidR="000231F6" w:rsidRDefault="000231F6" w:rsidP="000231F6">
      <w:pPr>
        <w:rPr>
          <w:ins w:id="2145" w:author="Hải Đức" w:date="2017-04-24T01:05:00Z"/>
        </w:rPr>
      </w:pPr>
    </w:p>
    <w:p w:rsidR="000231F6" w:rsidRDefault="000231F6" w:rsidP="000231F6">
      <w:pPr>
        <w:rPr>
          <w:ins w:id="2146" w:author="Hải Đức" w:date="2017-04-24T01:05:00Z"/>
        </w:rPr>
      </w:pPr>
    </w:p>
    <w:p w:rsidR="000231F6" w:rsidRDefault="000231F6" w:rsidP="000231F6">
      <w:pPr>
        <w:rPr>
          <w:ins w:id="2147" w:author="Hải Đức" w:date="2017-04-24T01:06:00Z"/>
          <w:b/>
          <w:u w:val="single"/>
        </w:rPr>
      </w:pPr>
    </w:p>
    <w:p w:rsidR="000231F6" w:rsidRDefault="000231F6" w:rsidP="000231F6">
      <w:pPr>
        <w:rPr>
          <w:ins w:id="2148" w:author="Hải Đức" w:date="2017-04-24T01:06:00Z"/>
          <w:b/>
          <w:u w:val="single"/>
        </w:rPr>
      </w:pPr>
    </w:p>
    <w:p w:rsidR="000231F6" w:rsidRDefault="000231F6" w:rsidP="000231F6">
      <w:pPr>
        <w:rPr>
          <w:ins w:id="2149" w:author="Hải Đức" w:date="2017-04-24T01:06:00Z"/>
          <w:b/>
          <w:u w:val="single"/>
        </w:rPr>
      </w:pPr>
    </w:p>
    <w:p w:rsidR="000231F6" w:rsidRDefault="000231F6" w:rsidP="000231F6">
      <w:pPr>
        <w:rPr>
          <w:ins w:id="2150" w:author="Hải Đức" w:date="2017-04-24T01:06:00Z"/>
          <w:b/>
          <w:u w:val="single"/>
        </w:rPr>
      </w:pPr>
    </w:p>
    <w:p w:rsidR="000231F6" w:rsidRDefault="000231F6" w:rsidP="000231F6">
      <w:pPr>
        <w:rPr>
          <w:ins w:id="2151" w:author="Hải Đức" w:date="2017-04-24T01:06:00Z"/>
          <w:b/>
          <w:u w:val="single"/>
        </w:rPr>
      </w:pPr>
    </w:p>
    <w:p w:rsidR="000231F6" w:rsidRDefault="000231F6" w:rsidP="000231F6">
      <w:pPr>
        <w:rPr>
          <w:ins w:id="2152" w:author="Hải Đức" w:date="2017-04-24T01:06:00Z"/>
          <w:b/>
          <w:u w:val="single"/>
        </w:rPr>
      </w:pPr>
    </w:p>
    <w:p w:rsidR="000231F6" w:rsidRDefault="000231F6" w:rsidP="000231F6">
      <w:pPr>
        <w:rPr>
          <w:ins w:id="2153" w:author="Hải Đức" w:date="2017-04-24T01:06:00Z"/>
          <w:b/>
          <w:u w:val="single"/>
        </w:rPr>
      </w:pPr>
    </w:p>
    <w:p w:rsidR="000231F6" w:rsidRDefault="000231F6" w:rsidP="000231F6">
      <w:pPr>
        <w:rPr>
          <w:ins w:id="2154" w:author="Hải Đức" w:date="2017-04-24T01:05:00Z"/>
        </w:rPr>
      </w:pPr>
      <w:ins w:id="2155" w:author="Hải Đức" w:date="2017-04-24T01:05:00Z">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0231F6" w:rsidRDefault="000231F6"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0231F6" w:rsidRDefault="000231F6"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0231F6" w:rsidRDefault="000231F6"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0231F6" w:rsidRDefault="000231F6"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ins>
    </w:p>
    <w:p w:rsidR="000231F6" w:rsidRDefault="000231F6" w:rsidP="000231F6">
      <w:pPr>
        <w:rPr>
          <w:ins w:id="2156" w:author="Hải Đức" w:date="2017-04-24T01:05:00Z"/>
        </w:rPr>
      </w:pPr>
    </w:p>
    <w:p w:rsidR="000231F6" w:rsidRDefault="000231F6" w:rsidP="000231F6">
      <w:pPr>
        <w:rPr>
          <w:ins w:id="2157" w:author="Hải Đức" w:date="2017-04-24T01:05:00Z"/>
        </w:rPr>
      </w:pPr>
    </w:p>
    <w:p w:rsidR="000231F6" w:rsidRDefault="000231F6" w:rsidP="000231F6">
      <w:pPr>
        <w:rPr>
          <w:ins w:id="2158" w:author="Hải Đức" w:date="2017-04-24T01:05:00Z"/>
        </w:rPr>
      </w:pPr>
    </w:p>
    <w:p w:rsidR="000231F6" w:rsidRDefault="000231F6" w:rsidP="000231F6">
      <w:pPr>
        <w:rPr>
          <w:ins w:id="2159" w:author="Hải Đức" w:date="2017-04-24T01:05:00Z"/>
        </w:rPr>
      </w:pPr>
    </w:p>
    <w:p w:rsidR="000231F6" w:rsidRDefault="000231F6" w:rsidP="000231F6">
      <w:pPr>
        <w:rPr>
          <w:ins w:id="2160" w:author="Hải Đức" w:date="2017-04-24T01:05:00Z"/>
        </w:rPr>
      </w:pPr>
    </w:p>
    <w:p w:rsidR="000231F6" w:rsidRDefault="000231F6" w:rsidP="000231F6">
      <w:pPr>
        <w:rPr>
          <w:ins w:id="2161" w:author="Hải Đức" w:date="2017-04-24T01:05:00Z"/>
        </w:rPr>
      </w:pPr>
    </w:p>
    <w:p w:rsidR="000231F6" w:rsidRDefault="000231F6" w:rsidP="000231F6">
      <w:pPr>
        <w:rPr>
          <w:ins w:id="2162" w:author="Hải Đức" w:date="2017-04-24T01:06:00Z"/>
          <w:b/>
          <w:u w:val="single"/>
        </w:rPr>
      </w:pPr>
    </w:p>
    <w:p w:rsidR="000231F6" w:rsidRDefault="000231F6" w:rsidP="000231F6">
      <w:pPr>
        <w:rPr>
          <w:ins w:id="2163" w:author="Hải Đức" w:date="2017-04-24T01:06:00Z"/>
          <w:b/>
          <w:u w:val="single"/>
        </w:rPr>
      </w:pPr>
    </w:p>
    <w:p w:rsidR="000231F6" w:rsidRDefault="000231F6" w:rsidP="000231F6">
      <w:pPr>
        <w:rPr>
          <w:ins w:id="2164" w:author="Hải Đức" w:date="2017-04-24T01:06:00Z"/>
          <w:b/>
          <w:u w:val="single"/>
        </w:rPr>
      </w:pPr>
    </w:p>
    <w:p w:rsidR="000231F6" w:rsidRDefault="000231F6" w:rsidP="000231F6">
      <w:pPr>
        <w:rPr>
          <w:ins w:id="2165" w:author="Hải Đức" w:date="2017-04-24T01:05:00Z"/>
        </w:rPr>
      </w:pPr>
      <w:ins w:id="2166" w:author="Hải Đức" w:date="2017-04-24T01:05:00Z">
        <w:r w:rsidRPr="00002D3B">
          <w:rPr>
            <w:b/>
            <w:u w:val="single"/>
          </w:rPr>
          <w:t>Super</w:t>
        </w:r>
        <w:r w:rsidRPr="00002D3B">
          <w:rPr>
            <w:u w:val="single"/>
          </w:rPr>
          <w:t xml:space="preserve"> </w:t>
        </w:r>
        <w:r w:rsidRPr="00002D3B">
          <w:rPr>
            <w:b/>
            <w:u w:val="single"/>
          </w:rPr>
          <w:t>Admin</w:t>
        </w:r>
        <w:r w:rsidRPr="00B2399A">
          <w:rPr>
            <w:b/>
            <w:u w:val="single"/>
          </w:rPr>
          <w:t>:</w:t>
        </w:r>
      </w:ins>
    </w:p>
    <w:p w:rsidR="000231F6" w:rsidRPr="00FA10D8" w:rsidRDefault="000231F6" w:rsidP="000231F6">
      <w:pPr>
        <w:rPr>
          <w:ins w:id="2167" w:author="Hải Đức" w:date="2017-04-24T01:05:00Z"/>
        </w:rPr>
      </w:pPr>
      <w:ins w:id="2168" w:author="Hải Đức" w:date="2017-04-24T01:05:00Z">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0231F6" w:rsidRDefault="000231F6"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0231F6" w:rsidRDefault="000231F6"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0231F6" w:rsidRDefault="000231F6"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0231F6" w:rsidRDefault="000231F6"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ins>
    </w:p>
    <w:p w:rsidR="000231F6" w:rsidRDefault="000231F6" w:rsidP="00887656">
      <w:pPr>
        <w:spacing w:after="120"/>
        <w:rPr>
          <w:ins w:id="2169" w:author="Hải Đức" w:date="2017-04-24T01:06:00Z"/>
        </w:rPr>
      </w:pPr>
    </w:p>
    <w:p w:rsidR="000231F6" w:rsidRDefault="000231F6" w:rsidP="00887656">
      <w:pPr>
        <w:spacing w:after="120"/>
        <w:rPr>
          <w:ins w:id="2170" w:author="Hải Đức" w:date="2017-04-24T01:06:00Z"/>
        </w:rPr>
      </w:pPr>
    </w:p>
    <w:p w:rsidR="000231F6" w:rsidRDefault="000231F6" w:rsidP="00887656">
      <w:pPr>
        <w:spacing w:after="120"/>
        <w:rPr>
          <w:ins w:id="2171" w:author="Hải Đức" w:date="2017-04-24T01:06:00Z"/>
        </w:rPr>
      </w:pPr>
    </w:p>
    <w:p w:rsidR="000231F6" w:rsidRDefault="000231F6" w:rsidP="00887656">
      <w:pPr>
        <w:spacing w:after="120"/>
        <w:rPr>
          <w:ins w:id="2172" w:author="Hải Đức" w:date="2017-04-24T01:06:00Z"/>
        </w:rPr>
      </w:pPr>
    </w:p>
    <w:p w:rsidR="000231F6" w:rsidRDefault="000231F6" w:rsidP="00887656">
      <w:pPr>
        <w:spacing w:after="120"/>
        <w:rPr>
          <w:ins w:id="2173" w:author="Hải Đức" w:date="2017-04-24T01:06:00Z"/>
        </w:rPr>
      </w:pPr>
    </w:p>
    <w:p w:rsidR="000231F6" w:rsidRDefault="000231F6" w:rsidP="00887656">
      <w:pPr>
        <w:spacing w:after="120"/>
        <w:rPr>
          <w:ins w:id="2174" w:author="Hải Đức" w:date="2017-04-24T01:06:00Z"/>
        </w:rPr>
      </w:pPr>
    </w:p>
    <w:p w:rsidR="000231F6" w:rsidRDefault="000231F6" w:rsidP="00887656">
      <w:pPr>
        <w:spacing w:after="120"/>
        <w:rPr>
          <w:ins w:id="2175" w:author="Hải Đức" w:date="2017-04-24T01:06:00Z"/>
        </w:rPr>
      </w:pPr>
    </w:p>
    <w:p w:rsidR="000231F6" w:rsidRDefault="000231F6" w:rsidP="00887656">
      <w:pPr>
        <w:spacing w:after="120"/>
        <w:rPr>
          <w:ins w:id="2176" w:author="Hải Đức" w:date="2017-04-24T01:06:00Z"/>
        </w:rPr>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2177"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2177"/>
    </w:p>
    <w:p w:rsidR="00D33AE6" w:rsidRDefault="00D25FE0" w:rsidP="00887656">
      <w:pPr>
        <w:spacing w:after="120" w:line="288" w:lineRule="auto"/>
        <w:jc w:val="both"/>
        <w:rPr>
          <w:ins w:id="2178" w:author="Hải Đức" w:date="2017-04-25T14:35:00Z"/>
        </w:rPr>
      </w:pPr>
      <w:del w:id="2179" w:author="Hải Đức" w:date="2017-04-25T14:37:00Z">
        <w:r w:rsidRPr="00887656" w:rsidDel="00D33AE6">
          <w:delText>&lt;</w:delText>
        </w:r>
        <w:r w:rsidR="00887656" w:rsidRPr="00887656" w:rsidDel="00D33AE6">
          <w:delText>Mô tả hoạt động của những chức năng quan trọng nhất bằng flowchart&gt;</w:delText>
        </w:r>
      </w:del>
      <w:ins w:id="2180" w:author="Hải Đức" w:date="2017-04-25T14:35:00Z">
        <w:r w:rsidR="00D33AE6">
          <w:t>Đăng ký tài khoản</w:t>
        </w:r>
      </w:ins>
    </w:p>
    <w:p w:rsidR="00D33AE6" w:rsidRDefault="00D33AE6" w:rsidP="00887656">
      <w:pPr>
        <w:spacing w:after="120" w:line="288" w:lineRule="auto"/>
        <w:jc w:val="both"/>
        <w:rPr>
          <w:ins w:id="2181" w:author="Hải Đức" w:date="2017-04-25T14:36:00Z"/>
        </w:rPr>
      </w:pPr>
      <w:bookmarkStart w:id="2182" w:name="_GoBack"/>
      <w:ins w:id="2183" w:author="Hải Đức" w:date="2017-04-25T14:36:00Z">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006" cy="6924606"/>
                      </a:xfrm>
                      <a:prstGeom prst="rect">
                        <a:avLst/>
                      </a:prstGeom>
                    </pic:spPr>
                  </pic:pic>
                </a:graphicData>
              </a:graphic>
            </wp:inline>
          </w:drawing>
        </w:r>
        <w:bookmarkEnd w:id="2182"/>
      </w:ins>
    </w:p>
    <w:p w:rsidR="00D33AE6" w:rsidRDefault="00D33AE6" w:rsidP="00887656">
      <w:pPr>
        <w:spacing w:after="120" w:line="288" w:lineRule="auto"/>
        <w:jc w:val="both"/>
        <w:rPr>
          <w:ins w:id="2184" w:author="Hải Đức" w:date="2017-04-25T14:36:00Z"/>
        </w:rPr>
      </w:pPr>
    </w:p>
    <w:p w:rsidR="00D33AE6" w:rsidRDefault="00D33AE6" w:rsidP="00887656">
      <w:pPr>
        <w:spacing w:after="120" w:line="288" w:lineRule="auto"/>
        <w:jc w:val="both"/>
        <w:rPr>
          <w:ins w:id="2185" w:author="Hải Đức" w:date="2017-04-25T14:37:00Z"/>
        </w:rPr>
      </w:pPr>
      <w:ins w:id="2186" w:author="Hải Đức" w:date="2017-04-25T14:37:00Z">
        <w:r>
          <w:t>Đăng nhập</w:t>
        </w:r>
      </w:ins>
    </w:p>
    <w:p w:rsidR="00D33AE6" w:rsidRDefault="00D33AE6" w:rsidP="00887656">
      <w:pPr>
        <w:spacing w:after="120" w:line="288" w:lineRule="auto"/>
        <w:jc w:val="both"/>
        <w:rPr>
          <w:ins w:id="2187" w:author="Hải Đức" w:date="2017-04-25T14:37:00Z"/>
        </w:rPr>
      </w:pPr>
      <w:ins w:id="2188" w:author="Hải Đức" w:date="2017-04-25T14:37:00Z">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550" cy="4619625"/>
                      </a:xfrm>
                      <a:prstGeom prst="rect">
                        <a:avLst/>
                      </a:prstGeom>
                    </pic:spPr>
                  </pic:pic>
                </a:graphicData>
              </a:graphic>
            </wp:inline>
          </w:drawing>
        </w:r>
      </w:ins>
    </w:p>
    <w:p w:rsidR="00D33AE6" w:rsidRDefault="00D33AE6" w:rsidP="00887656">
      <w:pPr>
        <w:spacing w:after="120" w:line="288" w:lineRule="auto"/>
        <w:jc w:val="both"/>
        <w:rPr>
          <w:ins w:id="2189" w:author="Hải Đức" w:date="2017-04-25T14:37:00Z"/>
        </w:rPr>
      </w:pPr>
      <w:ins w:id="2190" w:author="Hải Đức" w:date="2017-04-25T14:37:00Z">
        <w:r>
          <w:t>Đăng ảnh</w:t>
        </w:r>
      </w:ins>
    </w:p>
    <w:p w:rsidR="00D33AE6" w:rsidRDefault="00D33AE6" w:rsidP="00887656">
      <w:pPr>
        <w:spacing w:after="120" w:line="288" w:lineRule="auto"/>
        <w:jc w:val="both"/>
        <w:rPr>
          <w:ins w:id="2191" w:author="Hải Đức" w:date="2017-04-25T14:37:00Z"/>
        </w:rPr>
      </w:pPr>
      <w:ins w:id="2192" w:author="Hải Đức" w:date="2017-04-25T14:37:00Z">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5229225"/>
                      </a:xfrm>
                      <a:prstGeom prst="rect">
                        <a:avLst/>
                      </a:prstGeom>
                    </pic:spPr>
                  </pic:pic>
                </a:graphicData>
              </a:graphic>
            </wp:inline>
          </w:drawing>
        </w:r>
      </w:ins>
    </w:p>
    <w:p w:rsidR="00D33AE6" w:rsidRDefault="00D33AE6" w:rsidP="00887656">
      <w:pPr>
        <w:spacing w:after="120" w:line="288" w:lineRule="auto"/>
        <w:jc w:val="both"/>
        <w:rPr>
          <w:ins w:id="2193" w:author="Hải Đức" w:date="2017-04-25T14:37:00Z"/>
        </w:rPr>
      </w:pPr>
      <w:ins w:id="2194" w:author="Hải Đức" w:date="2017-04-25T14:37:00Z">
        <w:r>
          <w:t>Xóa ảnh</w:t>
        </w:r>
      </w:ins>
    </w:p>
    <w:p w:rsidR="00D33AE6" w:rsidRDefault="00D33AE6" w:rsidP="00887656">
      <w:pPr>
        <w:spacing w:after="120" w:line="288" w:lineRule="auto"/>
        <w:jc w:val="both"/>
        <w:rPr>
          <w:ins w:id="2195" w:author="Hải Đức" w:date="2017-04-25T14:37:00Z"/>
        </w:rPr>
      </w:pPr>
      <w:ins w:id="2196" w:author="Hải Đức" w:date="2017-04-25T14:38:00Z">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5343525"/>
                      </a:xfrm>
                      <a:prstGeom prst="rect">
                        <a:avLst/>
                      </a:prstGeom>
                    </pic:spPr>
                  </pic:pic>
                </a:graphicData>
              </a:graphic>
            </wp:inline>
          </w:drawing>
        </w:r>
      </w:ins>
    </w:p>
    <w:p w:rsidR="00D33AE6" w:rsidRDefault="00D33AE6" w:rsidP="00887656">
      <w:pPr>
        <w:spacing w:after="120" w:line="288" w:lineRule="auto"/>
        <w:jc w:val="both"/>
        <w:rPr>
          <w:ins w:id="2197" w:author="Hải Đức" w:date="2017-04-25T14:37:00Z"/>
        </w:rPr>
      </w:pPr>
      <w:ins w:id="2198" w:author="Hải Đức" w:date="2017-04-25T14:37:00Z">
        <w:r>
          <w:t>Thêm album</w:t>
        </w:r>
      </w:ins>
    </w:p>
    <w:p w:rsidR="00D33AE6" w:rsidRDefault="00D33AE6" w:rsidP="00887656">
      <w:pPr>
        <w:spacing w:after="120" w:line="288" w:lineRule="auto"/>
        <w:jc w:val="both"/>
        <w:rPr>
          <w:ins w:id="2199" w:author="Hải Đức" w:date="2017-04-25T14:38:00Z"/>
        </w:rPr>
      </w:pPr>
      <w:ins w:id="2200" w:author="Hải Đức" w:date="2017-04-25T14:38:00Z">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5248275"/>
                      </a:xfrm>
                      <a:prstGeom prst="rect">
                        <a:avLst/>
                      </a:prstGeom>
                    </pic:spPr>
                  </pic:pic>
                </a:graphicData>
              </a:graphic>
            </wp:inline>
          </w:drawing>
        </w:r>
      </w:ins>
    </w:p>
    <w:p w:rsidR="00D33AE6" w:rsidRDefault="00D33AE6" w:rsidP="00887656">
      <w:pPr>
        <w:spacing w:after="120" w:line="288" w:lineRule="auto"/>
        <w:jc w:val="both"/>
        <w:rPr>
          <w:ins w:id="2201" w:author="Hải Đức" w:date="2017-04-25T14:38:00Z"/>
        </w:rPr>
      </w:pPr>
      <w:ins w:id="2202" w:author="Hải Đức" w:date="2017-04-25T14:38:00Z">
        <w:r>
          <w:t>Xóa album</w:t>
        </w:r>
      </w:ins>
    </w:p>
    <w:p w:rsidR="00D33AE6" w:rsidRDefault="00D33AE6" w:rsidP="00887656">
      <w:pPr>
        <w:spacing w:after="120" w:line="288" w:lineRule="auto"/>
        <w:jc w:val="both"/>
        <w:rPr>
          <w:ins w:id="2203" w:author="Hải Đức" w:date="2017-04-25T14:38:00Z"/>
        </w:rPr>
      </w:pPr>
      <w:ins w:id="2204" w:author="Hải Đức" w:date="2017-04-25T14:40:00Z">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5257800"/>
                      </a:xfrm>
                      <a:prstGeom prst="rect">
                        <a:avLst/>
                      </a:prstGeom>
                    </pic:spPr>
                  </pic:pic>
                </a:graphicData>
              </a:graphic>
            </wp:inline>
          </w:drawing>
        </w:r>
      </w:ins>
    </w:p>
    <w:p w:rsidR="00D33AE6" w:rsidRDefault="00D33AE6" w:rsidP="00887656">
      <w:pPr>
        <w:spacing w:after="120" w:line="288" w:lineRule="auto"/>
        <w:jc w:val="both"/>
        <w:rPr>
          <w:ins w:id="2205" w:author="Hải Đức" w:date="2017-04-25T14:38:00Z"/>
        </w:rPr>
      </w:pPr>
      <w:ins w:id="2206" w:author="Hải Đức" w:date="2017-04-25T14:38:00Z">
        <w:r>
          <w:t>Tìm kiếm</w:t>
        </w:r>
      </w:ins>
    </w:p>
    <w:p w:rsidR="00D33AE6" w:rsidRDefault="00D33AE6" w:rsidP="00887656">
      <w:pPr>
        <w:spacing w:after="120" w:line="288" w:lineRule="auto"/>
        <w:jc w:val="both"/>
        <w:rPr>
          <w:ins w:id="2207" w:author="Hải Đức" w:date="2017-04-25T14:37:00Z"/>
        </w:rPr>
      </w:pPr>
      <w:ins w:id="2208" w:author="Hải Đức" w:date="2017-04-25T14:40:00Z">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4552950"/>
                      </a:xfrm>
                      <a:prstGeom prst="rect">
                        <a:avLst/>
                      </a:prstGeom>
                    </pic:spPr>
                  </pic:pic>
                </a:graphicData>
              </a:graphic>
            </wp:inline>
          </w:drawing>
        </w:r>
      </w:ins>
    </w:p>
    <w:p w:rsidR="00D33AE6" w:rsidRDefault="00D33AE6" w:rsidP="00887656">
      <w:pPr>
        <w:spacing w:after="120" w:line="288" w:lineRule="auto"/>
        <w:jc w:val="both"/>
        <w:rPr>
          <w:ins w:id="2209" w:author="Hải Đức" w:date="2017-04-24T01:06:00Z"/>
        </w:rPr>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2210" w:name="_Toc57079222"/>
      <w:r>
        <w:rPr>
          <w:bCs w:val="0"/>
          <w:sz w:val="32"/>
          <w:szCs w:val="32"/>
        </w:rPr>
        <w:br w:type="page"/>
      </w:r>
      <w:bookmarkStart w:id="2211" w:name="_Toc480758613"/>
      <w:r>
        <w:rPr>
          <w:bCs w:val="0"/>
          <w:sz w:val="32"/>
          <w:szCs w:val="32"/>
        </w:rPr>
        <w:lastRenderedPageBreak/>
        <w:t>Task S</w:t>
      </w:r>
      <w:r w:rsidR="00D25FE0" w:rsidRPr="00243F44">
        <w:rPr>
          <w:bCs w:val="0"/>
          <w:sz w:val="32"/>
          <w:szCs w:val="32"/>
        </w:rPr>
        <w:t>heet</w:t>
      </w:r>
      <w:bookmarkEnd w:id="2210"/>
      <w:bookmarkEnd w:id="2211"/>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2212" w:name="_Toc57079223"/>
      <w:r>
        <w:rPr>
          <w:bCs w:val="0"/>
          <w:sz w:val="32"/>
          <w:szCs w:val="32"/>
        </w:rPr>
        <w:br w:type="page"/>
      </w:r>
      <w:bookmarkStart w:id="2213" w:name="_Toc480758614"/>
      <w:r w:rsidR="00D25FE0" w:rsidRPr="00243F44">
        <w:rPr>
          <w:bCs w:val="0"/>
          <w:sz w:val="32"/>
          <w:szCs w:val="32"/>
        </w:rPr>
        <w:lastRenderedPageBreak/>
        <w:t>Checklists</w:t>
      </w:r>
      <w:bookmarkEnd w:id="2212"/>
      <w:bookmarkEnd w:id="2213"/>
    </w:p>
    <w:p w:rsidR="00887656" w:rsidRPr="004C0BF2" w:rsidRDefault="00887656" w:rsidP="00887656">
      <w:pPr>
        <w:pStyle w:val="Heading2"/>
        <w:numPr>
          <w:ilvl w:val="1"/>
          <w:numId w:val="1"/>
        </w:numPr>
        <w:spacing w:before="0" w:after="120"/>
        <w:rPr>
          <w:rFonts w:ascii="Times New Roman" w:hAnsi="Times New Roman" w:cs="Times New Roman"/>
        </w:rPr>
      </w:pPr>
      <w:bookmarkStart w:id="2214"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2214"/>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2215"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2215"/>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8"/>
      <w:footerReference w:type="default" r:id="rId19"/>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49B" w:rsidRDefault="0061649B">
      <w:r>
        <w:separator/>
      </w:r>
    </w:p>
  </w:endnote>
  <w:endnote w:type="continuationSeparator" w:id="0">
    <w:p w:rsidR="0061649B" w:rsidRDefault="00616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sidR="003A3550">
      <w:rPr>
        <w:b/>
        <w:bCs/>
        <w:color w:val="333333"/>
        <w:sz w:val="22"/>
      </w:rPr>
      <w:t>Mạng xã hội giới thiệu đồ ăn</w:t>
    </w:r>
    <w:r w:rsidR="00FC1DC4" w:rsidRPr="004C0BF2">
      <w:rPr>
        <w:color w:val="333333"/>
        <w:sz w:val="22"/>
        <w:szCs w:val="22"/>
      </w:rPr>
      <w:tab/>
      <w:t xml:space="preserve">Page </w:t>
    </w:r>
    <w:r w:rsidR="00FC1DC4" w:rsidRPr="004C0BF2">
      <w:rPr>
        <w:color w:val="333333"/>
        <w:sz w:val="22"/>
        <w:szCs w:val="22"/>
      </w:rPr>
      <w:fldChar w:fldCharType="begin"/>
    </w:r>
    <w:r w:rsidR="00FC1DC4" w:rsidRPr="004C0BF2">
      <w:rPr>
        <w:color w:val="333333"/>
        <w:sz w:val="22"/>
        <w:szCs w:val="22"/>
      </w:rPr>
      <w:instrText xml:space="preserve"> PAGE </w:instrText>
    </w:r>
    <w:r w:rsidR="00FC1DC4" w:rsidRPr="004C0BF2">
      <w:rPr>
        <w:color w:val="333333"/>
        <w:sz w:val="22"/>
        <w:szCs w:val="22"/>
      </w:rPr>
      <w:fldChar w:fldCharType="separate"/>
    </w:r>
    <w:r w:rsidR="007B1AE0">
      <w:rPr>
        <w:noProof/>
        <w:color w:val="333333"/>
        <w:sz w:val="22"/>
        <w:szCs w:val="22"/>
      </w:rPr>
      <w:t>24</w:t>
    </w:r>
    <w:r w:rsidR="00FC1DC4" w:rsidRPr="004C0BF2">
      <w:rPr>
        <w:color w:val="333333"/>
        <w:sz w:val="22"/>
        <w:szCs w:val="22"/>
      </w:rPr>
      <w:fldChar w:fldCharType="end"/>
    </w:r>
    <w:r w:rsidR="00FC1DC4" w:rsidRPr="004C0BF2">
      <w:rPr>
        <w:color w:val="333333"/>
        <w:sz w:val="22"/>
        <w:szCs w:val="22"/>
      </w:rPr>
      <w:t xml:space="preserve"> of </w:t>
    </w:r>
    <w:r w:rsidR="00FC1DC4" w:rsidRPr="004C0BF2">
      <w:rPr>
        <w:color w:val="333333"/>
        <w:sz w:val="22"/>
        <w:szCs w:val="22"/>
      </w:rPr>
      <w:fldChar w:fldCharType="begin"/>
    </w:r>
    <w:r w:rsidR="00FC1DC4" w:rsidRPr="004C0BF2">
      <w:rPr>
        <w:color w:val="333333"/>
        <w:sz w:val="22"/>
        <w:szCs w:val="22"/>
      </w:rPr>
      <w:instrText xml:space="preserve"> NUMPAGES </w:instrText>
    </w:r>
    <w:r w:rsidR="00FC1DC4" w:rsidRPr="004C0BF2">
      <w:rPr>
        <w:color w:val="333333"/>
        <w:sz w:val="22"/>
        <w:szCs w:val="22"/>
      </w:rPr>
      <w:fldChar w:fldCharType="separate"/>
    </w:r>
    <w:r w:rsidR="007B1AE0">
      <w:rPr>
        <w:noProof/>
        <w:color w:val="333333"/>
        <w:sz w:val="22"/>
        <w:szCs w:val="22"/>
      </w:rPr>
      <w:t>25</w:t>
    </w:r>
    <w:r w:rsidR="00FC1DC4"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49B" w:rsidRDefault="0061649B">
      <w:r>
        <w:separator/>
      </w:r>
    </w:p>
  </w:footnote>
  <w:footnote w:type="continuationSeparator" w:id="0">
    <w:p w:rsidR="0061649B" w:rsidRDefault="00616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sidR="00655CC3">
      <w:rPr>
        <w:color w:val="333333"/>
        <w:sz w:val="22"/>
      </w:rPr>
      <w:t>Software engineering department</w:t>
    </w:r>
    <w:r w:rsidR="00FC1DC4" w:rsidRPr="004C0BF2">
      <w:rPr>
        <w:color w:val="333333"/>
        <w:sz w:val="22"/>
      </w:rPr>
      <w:tab/>
    </w:r>
    <w:r w:rsidR="003A3550">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8"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5752D"/>
    <w:rsid w:val="000D42B9"/>
    <w:rsid w:val="0012501C"/>
    <w:rsid w:val="001415EC"/>
    <w:rsid w:val="001438E9"/>
    <w:rsid w:val="00221CB8"/>
    <w:rsid w:val="0022349B"/>
    <w:rsid w:val="00243F44"/>
    <w:rsid w:val="00245029"/>
    <w:rsid w:val="002E1BA0"/>
    <w:rsid w:val="0031140C"/>
    <w:rsid w:val="003A3550"/>
    <w:rsid w:val="003B6601"/>
    <w:rsid w:val="00427B91"/>
    <w:rsid w:val="00495C38"/>
    <w:rsid w:val="004C0BF2"/>
    <w:rsid w:val="004C460D"/>
    <w:rsid w:val="0051703D"/>
    <w:rsid w:val="005228BA"/>
    <w:rsid w:val="005443DF"/>
    <w:rsid w:val="005B5096"/>
    <w:rsid w:val="0061649B"/>
    <w:rsid w:val="00655CC3"/>
    <w:rsid w:val="00666067"/>
    <w:rsid w:val="007615F5"/>
    <w:rsid w:val="007B1AE0"/>
    <w:rsid w:val="007C0B25"/>
    <w:rsid w:val="007C0D6E"/>
    <w:rsid w:val="007C11A3"/>
    <w:rsid w:val="00800173"/>
    <w:rsid w:val="0088487D"/>
    <w:rsid w:val="00887656"/>
    <w:rsid w:val="008A6BDE"/>
    <w:rsid w:val="008B2544"/>
    <w:rsid w:val="008C7852"/>
    <w:rsid w:val="009758C1"/>
    <w:rsid w:val="00A06266"/>
    <w:rsid w:val="00BF3AC7"/>
    <w:rsid w:val="00D25FE0"/>
    <w:rsid w:val="00D33AE6"/>
    <w:rsid w:val="00D4179D"/>
    <w:rsid w:val="00D422AB"/>
    <w:rsid w:val="00D57B9B"/>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42B56363"/>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D25FE0"/>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360E0-DF65-4A47-9FCE-9E2B72D6A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25</Pages>
  <Words>3424</Words>
  <Characters>19519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22898</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17</cp:revision>
  <dcterms:created xsi:type="dcterms:W3CDTF">2017-04-23T15:07:00Z</dcterms:created>
  <dcterms:modified xsi:type="dcterms:W3CDTF">2017-04-25T07:41:00Z</dcterms:modified>
</cp:coreProperties>
</file>