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F0BB0">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F0BB0">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BF0BB0"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F0BB0">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BF0BB0">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BF0BB0">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BF0BB0">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BF0BB0"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BF0BB0"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BF0BB0"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BF0BB0">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Default="00800173" w:rsidP="00482C0D">
      <w:pPr>
        <w:spacing w:after="120"/>
        <w:ind w:firstLine="720"/>
        <w:rPr>
          <w:ins w:id="12" w:author="Fuong poonie" w:date="2017-05-05T11:48:00Z"/>
          <w:lang w:val="vi-VN"/>
        </w:rPr>
      </w:pPr>
      <w:r>
        <w:rPr>
          <w:lang w:val="vi-VN"/>
        </w:rPr>
        <w:tab/>
        <w:t>+</w:t>
      </w:r>
      <w:r>
        <w:t xml:space="preserve"> </w:t>
      </w:r>
      <w:r>
        <w:rPr>
          <w:lang w:val="vi-VN"/>
        </w:rPr>
        <w:t>Tạo tương tác cao hơn cho các người dùng: Trò chuyện trực tuyến, chia sẻ bài viết hoặc lưu địa điểm..</w:t>
      </w:r>
    </w:p>
    <w:p w:rsidR="00977FC5" w:rsidRPr="00977FC5" w:rsidRDefault="00977FC5" w:rsidP="00482C0D">
      <w:pPr>
        <w:spacing w:after="120"/>
        <w:ind w:firstLine="720"/>
        <w:rPr>
          <w:rPrChange w:id="13" w:author="Fuong poonie" w:date="2017-05-05T11:48:00Z">
            <w:rPr>
              <w:lang w:val="vi-VN"/>
            </w:rPr>
          </w:rPrChange>
        </w:rPr>
      </w:pPr>
      <w:ins w:id="14" w:author="Fuong poonie" w:date="2017-05-05T11:48:00Z">
        <w:r>
          <w:t>+ N</w:t>
        </w:r>
      </w:ins>
      <w:ins w:id="15" w:author="Fuong poonie" w:date="2017-05-05T11:49:00Z">
        <w:r w:rsidRPr="00977FC5">
          <w:t>â</w:t>
        </w:r>
        <w:r>
          <w:t>ng cao tr</w:t>
        </w:r>
        <w:r w:rsidRPr="00977FC5">
          <w:t>ả</w:t>
        </w:r>
        <w:r>
          <w:t>i nghi</w:t>
        </w:r>
        <w:r w:rsidRPr="00977FC5">
          <w:t>ệ</w:t>
        </w:r>
        <w:r>
          <w:t>m cho ngư</w:t>
        </w:r>
        <w:r w:rsidRPr="00977FC5">
          <w:t>ời</w:t>
        </w:r>
        <w:r>
          <w:t xml:space="preserve"> d</w:t>
        </w:r>
        <w:r w:rsidRPr="00977FC5">
          <w:t>ùng</w:t>
        </w:r>
        <w:r>
          <w:t xml:space="preserve">: </w:t>
        </w:r>
      </w:ins>
      <w:ins w:id="16" w:author="Fuong poonie" w:date="2017-05-05T11:50:00Z">
        <w:r>
          <w:t xml:space="preserve">livestream </w:t>
        </w:r>
      </w:ins>
      <w:ins w:id="17" w:author="Fuong poonie" w:date="2017-05-05T11:51:00Z">
        <w:r w:rsidRPr="00977FC5">
          <w:t>ă</w:t>
        </w:r>
        <w:r>
          <w:t>n u</w:t>
        </w:r>
        <w:r w:rsidRPr="00977FC5">
          <w:t>ống</w:t>
        </w:r>
        <w:r>
          <w:t xml:space="preserve">, </w:t>
        </w:r>
      </w:ins>
      <w:ins w:id="18" w:author="Fuong poonie" w:date="2017-05-05T20:52:00Z">
        <w:r w:rsidR="00344FAE">
          <w:t>h</w:t>
        </w:r>
        <w:r w:rsidR="00344FAE" w:rsidRPr="00344FAE">
          <w:t>ỗ</w:t>
        </w:r>
        <w:r w:rsidR="00344FAE">
          <w:t xml:space="preserve"> tr</w:t>
        </w:r>
        <w:r w:rsidR="00344FAE" w:rsidRPr="00344FAE">
          <w:t>ợ</w:t>
        </w:r>
        <w:r w:rsidR="00344FAE">
          <w:t xml:space="preserve"> ch</w:t>
        </w:r>
        <w:r w:rsidR="00344FAE" w:rsidRPr="00344FAE">
          <w:t>ỉ</w:t>
        </w:r>
        <w:r w:rsidR="00344FAE">
          <w:t>nh m</w:t>
        </w:r>
        <w:r w:rsidR="00344FAE" w:rsidRPr="00344FAE">
          <w:t>à</w:t>
        </w:r>
        <w:r w:rsidR="00344FAE">
          <w:t xml:space="preserve">u </w:t>
        </w:r>
        <w:r w:rsidR="00344FAE" w:rsidRPr="00344FAE">
          <w:t>ảnh</w:t>
        </w:r>
        <w:r w:rsidR="00344FAE">
          <w:t>- ch</w:t>
        </w:r>
        <w:r w:rsidR="00344FAE" w:rsidRPr="00344FAE">
          <w:t>è</w:t>
        </w:r>
        <w:r w:rsidR="00344FAE">
          <w:t xml:space="preserve">n sticker trong </w:t>
        </w:r>
        <w:r w:rsidR="00344FAE" w:rsidRPr="00344FAE">
          <w:t>ảnh</w:t>
        </w:r>
        <w:r w:rsidR="00344FAE">
          <w:t xml:space="preserve"> c</w:t>
        </w:r>
        <w:r w:rsidR="00344FAE" w:rsidRPr="00344FAE">
          <w:t>ủ</w:t>
        </w:r>
        <w:r w:rsidR="00344FAE">
          <w:t>a b</w:t>
        </w:r>
        <w:r w:rsidR="00344FAE" w:rsidRPr="00344FAE">
          <w:t>à</w:t>
        </w:r>
        <w:r w:rsidR="00344FAE">
          <w:t>i p</w:t>
        </w:r>
        <w:r w:rsidR="00344FAE" w:rsidRPr="00344FAE">
          <w:t>os</w:t>
        </w:r>
        <w:r w:rsidR="00344FAE">
          <w:t>t,</w:t>
        </w:r>
      </w:ins>
      <w:ins w:id="19" w:author="Fuong poonie" w:date="2017-05-05T20:56:00Z">
        <w:r w:rsidR="00BF0BB0">
          <w:t xml:space="preserve"> nhi</w:t>
        </w:r>
        <w:r w:rsidR="00BF0BB0" w:rsidRPr="00BF0BB0">
          <w:t>ề</w:t>
        </w:r>
        <w:r w:rsidR="00BF0BB0">
          <w:t>u</w:t>
        </w:r>
      </w:ins>
      <w:ins w:id="20" w:author="Fuong poonie" w:date="2017-05-05T20:52:00Z">
        <w:r w:rsidR="00344FAE">
          <w:t xml:space="preserve"> </w:t>
        </w:r>
      </w:ins>
      <w:ins w:id="21" w:author="Fuong poonie" w:date="2017-05-05T20:55:00Z">
        <w:r w:rsidR="00BF0BB0" w:rsidRPr="00BF0BB0">
          <w:t>ản</w:t>
        </w:r>
        <w:r w:rsidR="00BF0BB0">
          <w:t>h</w:t>
        </w:r>
      </w:ins>
      <w:ins w:id="22" w:author="Fuong poonie" w:date="2017-05-05T20:56:00Z">
        <w:r w:rsidR="00BF0BB0">
          <w:t xml:space="preserve"> th</w:t>
        </w:r>
        <w:r w:rsidR="00BF0BB0" w:rsidRPr="00BF0BB0">
          <w:t>ì</w:t>
        </w:r>
      </w:ins>
      <w:ins w:id="23" w:author="Fuong poonie" w:date="2017-05-05T20:55:00Z">
        <w:r w:rsidR="00BF0BB0">
          <w:t xml:space="preserve"> t</w:t>
        </w:r>
        <w:r w:rsidR="00BF0BB0" w:rsidRPr="00BF0BB0">
          <w:t>ích</w:t>
        </w:r>
        <w:r w:rsidR="00BF0BB0">
          <w:t xml:space="preserve"> h</w:t>
        </w:r>
        <w:r w:rsidR="00BF0BB0" w:rsidRPr="00BF0BB0">
          <w:t>ợ</w:t>
        </w:r>
        <w:r w:rsidR="00BF0BB0">
          <w:t>p th</w:t>
        </w:r>
        <w:r w:rsidR="00BF0BB0" w:rsidRPr="00BF0BB0">
          <w:t>à</w:t>
        </w:r>
        <w:r w:rsidR="00BF0BB0">
          <w:t>nh slide ch</w:t>
        </w:r>
      </w:ins>
      <w:ins w:id="24" w:author="Fuong poonie" w:date="2017-05-05T20:56:00Z">
        <w:r w:rsidR="00BF0BB0" w:rsidRPr="00BF0BB0">
          <w:t>ạy</w:t>
        </w:r>
        <w:r w:rsidR="00BF0BB0">
          <w:t xml:space="preserve">, </w:t>
        </w:r>
      </w:ins>
      <w:ins w:id="25" w:author="Fuong poonie" w:date="2017-05-05T21:04:00Z">
        <w:r w:rsidR="005240A0">
          <w:t>tr</w:t>
        </w:r>
        <w:r w:rsidR="005240A0" w:rsidRPr="005240A0">
          <w:t>ình</w:t>
        </w:r>
        <w:r w:rsidR="005240A0">
          <w:t xml:space="preserve"> t</w:t>
        </w:r>
        <w:r w:rsidR="005240A0" w:rsidRPr="005240A0">
          <w:t>ì</w:t>
        </w:r>
        <w:r w:rsidR="005240A0">
          <w:t>m ki</w:t>
        </w:r>
      </w:ins>
      <w:ins w:id="26" w:author="Fuong poonie" w:date="2017-05-05T21:05:00Z">
        <w:r w:rsidR="005240A0" w:rsidRPr="005240A0">
          <w:t>ế</w:t>
        </w:r>
        <w:r w:rsidR="005240A0">
          <w:t xml:space="preserve">m </w:t>
        </w:r>
        <w:r w:rsidR="005240A0" w:rsidRPr="005240A0">
          <w:t>đị</w:t>
        </w:r>
        <w:r w:rsidR="005240A0">
          <w:t xml:space="preserve">a </w:t>
        </w:r>
        <w:r w:rsidR="005240A0" w:rsidRPr="005240A0">
          <w:t>đ</w:t>
        </w:r>
        <w:r w:rsidR="005240A0">
          <w:t>i</w:t>
        </w:r>
        <w:r w:rsidR="005240A0" w:rsidRPr="005240A0">
          <w:t>ể</w:t>
        </w:r>
        <w:r w:rsidR="005240A0">
          <w:t>m g</w:t>
        </w:r>
        <w:r w:rsidR="005240A0" w:rsidRPr="005240A0">
          <w:t>ần</w:t>
        </w:r>
        <w:r w:rsidR="005240A0">
          <w:t xml:space="preserve"> </w:t>
        </w:r>
        <w:r w:rsidR="005240A0" w:rsidRPr="005240A0">
          <w:t>đâ</w:t>
        </w:r>
        <w:r w:rsidR="005240A0">
          <w:t>y,</w:t>
        </w:r>
      </w:ins>
      <w:ins w:id="27" w:author="Fuong poonie" w:date="2017-05-05T21:08:00Z">
        <w:r w:rsidR="005240A0">
          <w:t>…</w:t>
        </w:r>
      </w:ins>
      <w:bookmarkStart w:id="28" w:name="_GoBack"/>
      <w:bookmarkEnd w:id="28"/>
    </w:p>
    <w:p w:rsidR="00D25FE0" w:rsidRDefault="00D25FE0" w:rsidP="00887656">
      <w:pPr>
        <w:pStyle w:val="Heading2"/>
        <w:numPr>
          <w:ilvl w:val="1"/>
          <w:numId w:val="1"/>
        </w:numPr>
        <w:spacing w:before="0" w:after="120"/>
        <w:rPr>
          <w:rFonts w:ascii="Times New Roman" w:hAnsi="Times New Roman" w:cs="Times New Roman"/>
        </w:rPr>
      </w:pPr>
      <w:bookmarkStart w:id="29" w:name="_Toc57079213"/>
      <w:bookmarkStart w:id="30" w:name="_Toc480758575"/>
      <w:r w:rsidRPr="004C0BF2">
        <w:rPr>
          <w:rFonts w:ascii="Times New Roman" w:hAnsi="Times New Roman" w:cs="Times New Roman"/>
        </w:rPr>
        <w:t>Hardware and Software Requirements</w:t>
      </w:r>
      <w:bookmarkEnd w:id="29"/>
      <w:bookmarkEnd w:id="30"/>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31" w:name="_Toc480491569"/>
      <w:bookmarkStart w:id="32" w:name="_Toc480758576"/>
      <w:r w:rsidRPr="008E0FCB">
        <w:rPr>
          <w:rFonts w:ascii="Times New Roman" w:hAnsi="Times New Roman" w:cs="Times New Roman"/>
        </w:rPr>
        <w:t>Minimum Requirements</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33" w:name="_Toc480491570"/>
      <w:bookmarkStart w:id="34" w:name="_Toc480758577"/>
      <w:r w:rsidRPr="008E0FCB">
        <w:rPr>
          <w:rFonts w:ascii="Times New Roman" w:hAnsi="Times New Roman" w:cs="Times New Roman"/>
        </w:rPr>
        <w:t>Recommended Requirements</w:t>
      </w:r>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35" w:name="_Toc480758505"/>
      <w:bookmarkStart w:id="36" w:name="_Toc480758578"/>
      <w:bookmarkStart w:id="37" w:name="_Toc480758506"/>
      <w:bookmarkStart w:id="38" w:name="_Toc480758579"/>
      <w:bookmarkStart w:id="39" w:name="_Toc480758507"/>
      <w:bookmarkStart w:id="40" w:name="_Toc480758580"/>
      <w:bookmarkStart w:id="41" w:name="_Toc480758508"/>
      <w:bookmarkStart w:id="42" w:name="_Toc480758581"/>
      <w:bookmarkStart w:id="43" w:name="_Toc480758509"/>
      <w:bookmarkStart w:id="44" w:name="_Toc480758582"/>
      <w:bookmarkStart w:id="45" w:name="_Toc57079214"/>
      <w:bookmarkStart w:id="46" w:name="_Toc480758583"/>
      <w:bookmarkEnd w:id="35"/>
      <w:bookmarkEnd w:id="36"/>
      <w:bookmarkEnd w:id="37"/>
      <w:bookmarkEnd w:id="38"/>
      <w:bookmarkEnd w:id="39"/>
      <w:bookmarkEnd w:id="40"/>
      <w:bookmarkEnd w:id="41"/>
      <w:bookmarkEnd w:id="42"/>
      <w:bookmarkEnd w:id="43"/>
      <w:bookmarkEnd w:id="44"/>
      <w:r w:rsidRPr="00243F44">
        <w:rPr>
          <w:bCs w:val="0"/>
          <w:sz w:val="32"/>
          <w:szCs w:val="32"/>
        </w:rPr>
        <w:t>Customer Requirements Specification</w:t>
      </w:r>
      <w:bookmarkEnd w:id="45"/>
      <w:bookmarkEnd w:id="46"/>
    </w:p>
    <w:p w:rsidR="00D25FE0" w:rsidRDefault="00D25FE0" w:rsidP="00887656">
      <w:pPr>
        <w:pStyle w:val="Heading2"/>
        <w:numPr>
          <w:ilvl w:val="1"/>
          <w:numId w:val="1"/>
        </w:numPr>
        <w:spacing w:before="0" w:after="120"/>
        <w:rPr>
          <w:rFonts w:ascii="Times New Roman" w:hAnsi="Times New Roman" w:cs="Times New Roman"/>
        </w:rPr>
      </w:pPr>
      <w:bookmarkStart w:id="47" w:name="_Toc57079215"/>
      <w:bookmarkStart w:id="48" w:name="_Toc480758584"/>
      <w:r w:rsidRPr="004C0BF2">
        <w:rPr>
          <w:rFonts w:ascii="Times New Roman" w:hAnsi="Times New Roman" w:cs="Times New Roman"/>
        </w:rPr>
        <w:t>Users of the System</w:t>
      </w:r>
      <w:bookmarkEnd w:id="47"/>
      <w:bookmarkEnd w:id="48"/>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49" w:name="_Toc57079216"/>
      <w:bookmarkStart w:id="50" w:name="_Toc480758585"/>
      <w:r w:rsidRPr="004C0BF2">
        <w:rPr>
          <w:rFonts w:ascii="Times New Roman" w:hAnsi="Times New Roman" w:cs="Times New Roman"/>
        </w:rPr>
        <w:t>System functions</w:t>
      </w:r>
      <w:bookmarkEnd w:id="49"/>
      <w:bookmarkEnd w:id="50"/>
    </w:p>
    <w:p w:rsidR="00221CB8" w:rsidRDefault="00221CB8" w:rsidP="00482C0D">
      <w:pPr>
        <w:pStyle w:val="Heading3"/>
        <w:rPr>
          <w:rFonts w:ascii="Times New Roman" w:hAnsi="Times New Roman" w:cs="Times New Roman"/>
        </w:rPr>
      </w:pPr>
      <w:bookmarkStart w:id="51"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51"/>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52"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52"/>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53" w:name="_Toc430268564"/>
            <w:bookmarkStart w:id="54" w:name="_Toc463010957"/>
            <w:bookmarkStart w:id="55"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53"/>
    <w:bookmarkEnd w:id="54"/>
    <w:bookmarkEnd w:id="55"/>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56" w:name="_Toc480491580"/>
      <w:bookmarkStart w:id="57"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56"/>
      <w:bookmarkEnd w:id="57"/>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11. Đăng ảnh vào album</w:t>
      </w:r>
    </w:p>
    <w:p w:rsidR="0051703D" w:rsidRPr="00A17356" w:rsidRDefault="0051703D" w:rsidP="008A6BDE">
      <w:pPr>
        <w:spacing w:line="360" w:lineRule="auto"/>
        <w:ind w:left="720" w:firstLine="720"/>
        <w:rPr>
          <w:i/>
        </w:rPr>
      </w:pPr>
      <w:r w:rsidRPr="00A17356">
        <w:rPr>
          <w:i/>
        </w:rPr>
        <w:lastRenderedPageBreak/>
        <w:t>12. Xóa album</w:t>
      </w:r>
    </w:p>
    <w:p w:rsidR="0051703D" w:rsidRPr="00A17356" w:rsidRDefault="0051703D" w:rsidP="008A6BDE">
      <w:pPr>
        <w:spacing w:line="360" w:lineRule="auto"/>
        <w:ind w:left="720" w:firstLine="720"/>
        <w:rPr>
          <w:i/>
        </w:rPr>
      </w:pPr>
      <w:r w:rsidRPr="00A17356">
        <w:rPr>
          <w:i/>
        </w:rPr>
        <w:t>13. Xóa ảnh</w:t>
      </w:r>
    </w:p>
    <w:p w:rsidR="0051703D" w:rsidRPr="00A17356" w:rsidRDefault="0051703D" w:rsidP="008A6BDE">
      <w:pPr>
        <w:spacing w:line="360" w:lineRule="auto"/>
        <w:ind w:left="720" w:firstLine="720"/>
        <w:rPr>
          <w:i/>
        </w:rPr>
      </w:pPr>
      <w:r w:rsidRPr="00A17356">
        <w:rPr>
          <w:i/>
        </w:rPr>
        <w:t>14. Thêm mới ảnh bìa/avatar</w:t>
      </w:r>
    </w:p>
    <w:p w:rsidR="0051703D" w:rsidRPr="00A17356" w:rsidRDefault="0051703D" w:rsidP="008A6BDE">
      <w:pPr>
        <w:spacing w:line="360" w:lineRule="auto"/>
        <w:ind w:left="720" w:firstLine="720"/>
        <w:rPr>
          <w:i/>
        </w:rPr>
      </w:pPr>
      <w:r w:rsidRPr="00A17356">
        <w:rPr>
          <w:i/>
        </w:rP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58" w:name="_Toc480491581"/>
      <w:bookmarkStart w:id="59"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58"/>
      <w:bookmarkEnd w:id="59"/>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lastRenderedPageBreak/>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60" w:name="_Toc480758590"/>
      <w:bookmarkStart w:id="61" w:name="_Toc480758591"/>
      <w:bookmarkStart w:id="62" w:name="_Toc480758592"/>
      <w:bookmarkStart w:id="63" w:name="_Toc480758593"/>
      <w:bookmarkStart w:id="64" w:name="_Toc480758594"/>
      <w:bookmarkStart w:id="65" w:name="_Toc480758595"/>
      <w:bookmarkStart w:id="66" w:name="_Toc480758596"/>
      <w:bookmarkStart w:id="67" w:name="_Toc480758597"/>
      <w:bookmarkStart w:id="68" w:name="_Toc480758598"/>
      <w:bookmarkStart w:id="69" w:name="_Toc480758599"/>
      <w:bookmarkStart w:id="70" w:name="_Toc480758600"/>
      <w:bookmarkStart w:id="71" w:name="_Toc480758601"/>
      <w:bookmarkStart w:id="72" w:name="_Toc480758602"/>
      <w:bookmarkStart w:id="73" w:name="_Toc480758603"/>
      <w:bookmarkStart w:id="74" w:name="_Toc480758604"/>
      <w:bookmarkStart w:id="75" w:name="_Toc480758605"/>
      <w:bookmarkStart w:id="76" w:name="_Toc480758606"/>
      <w:bookmarkStart w:id="77" w:name="_Toc480758607"/>
      <w:bookmarkStart w:id="78" w:name="_Toc57079217"/>
      <w:bookmarkStart w:id="79" w:name="_Toc480758608"/>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00243F44">
        <w:rPr>
          <w:bCs w:val="0"/>
          <w:sz w:val="32"/>
          <w:szCs w:val="32"/>
        </w:rPr>
        <w:t>System Designs</w:t>
      </w:r>
      <w:bookmarkEnd w:id="78"/>
      <w:bookmarkEnd w:id="79"/>
    </w:p>
    <w:p w:rsidR="00D25FE0" w:rsidRPr="004C0BF2" w:rsidRDefault="00D25FE0" w:rsidP="00887656">
      <w:pPr>
        <w:pStyle w:val="Heading2"/>
        <w:numPr>
          <w:ilvl w:val="1"/>
          <w:numId w:val="1"/>
        </w:numPr>
        <w:spacing w:before="0" w:after="120"/>
        <w:rPr>
          <w:rFonts w:ascii="Times New Roman" w:hAnsi="Times New Roman" w:cs="Times New Roman"/>
        </w:rPr>
      </w:pPr>
      <w:bookmarkStart w:id="80" w:name="_Toc57079218"/>
      <w:bookmarkStart w:id="81" w:name="_Toc480758609"/>
      <w:r w:rsidRPr="004C0BF2">
        <w:rPr>
          <w:rFonts w:ascii="Times New Roman" w:hAnsi="Times New Roman" w:cs="Times New Roman"/>
        </w:rPr>
        <w:t>Entity Relationship Diagram</w:t>
      </w:r>
      <w:bookmarkEnd w:id="80"/>
      <w:bookmarkEnd w:id="81"/>
    </w:p>
    <w:p w:rsidR="00D4179D" w:rsidRPr="004C0BF2" w:rsidRDefault="00D4179D" w:rsidP="00887656">
      <w:pPr>
        <w:spacing w:after="120"/>
      </w:pPr>
      <w:del w:id="82" w:author="Fuong poonie" w:date="2017-05-05T11:47:00Z">
        <w:r w:rsidDel="00977FC5">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del>
      <w:ins w:id="83" w:author="Fuong poonie" w:date="2017-05-05T20:49:00Z">
        <w:r w:rsidR="00344FAE">
          <w:rPr>
            <w:noProof/>
          </w:rPr>
          <w:drawing>
            <wp:inline distT="0" distB="0" distL="0" distR="0">
              <wp:extent cx="6334125" cy="3495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ifut.png"/>
                      <pic:cNvPicPr/>
                    </pic:nvPicPr>
                    <pic:blipFill>
                      <a:blip r:embed="rId11">
                        <a:extLst>
                          <a:ext uri="{28A0092B-C50C-407E-A947-70E740481C1C}">
                            <a14:useLocalDpi xmlns:a14="http://schemas.microsoft.com/office/drawing/2010/main" val="0"/>
                          </a:ext>
                        </a:extLst>
                      </a:blip>
                      <a:stretch>
                        <a:fillRect/>
                      </a:stretch>
                    </pic:blipFill>
                    <pic:spPr>
                      <a:xfrm>
                        <a:off x="0" y="0"/>
                        <a:ext cx="6343095" cy="3500625"/>
                      </a:xfrm>
                      <a:prstGeom prst="rect">
                        <a:avLst/>
                      </a:prstGeom>
                    </pic:spPr>
                  </pic:pic>
                </a:graphicData>
              </a:graphic>
            </wp:inline>
          </w:drawing>
        </w:r>
      </w:ins>
    </w:p>
    <w:p w:rsidR="00D25FE0" w:rsidRDefault="00D25FE0" w:rsidP="00887656">
      <w:pPr>
        <w:pStyle w:val="Heading2"/>
        <w:numPr>
          <w:ilvl w:val="1"/>
          <w:numId w:val="1"/>
        </w:numPr>
        <w:spacing w:before="0" w:after="120"/>
        <w:rPr>
          <w:rFonts w:ascii="Times New Roman" w:hAnsi="Times New Roman" w:cs="Times New Roman"/>
        </w:rPr>
      </w:pPr>
      <w:bookmarkStart w:id="84" w:name="_Toc57079219"/>
      <w:bookmarkStart w:id="85" w:name="_Toc480758610"/>
      <w:r w:rsidRPr="004C0BF2">
        <w:rPr>
          <w:rFonts w:ascii="Times New Roman" w:hAnsi="Times New Roman" w:cs="Times New Roman"/>
        </w:rPr>
        <w:t>Database Design</w:t>
      </w:r>
      <w:bookmarkEnd w:id="84"/>
      <w:bookmarkEnd w:id="85"/>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Bảng Images: ( Ảnh)</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ảnh</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86" w:name="_Toc57079220"/>
      <w:bookmarkStart w:id="87" w:name="_Toc480758611"/>
      <w:r w:rsidRPr="004C0BF2">
        <w:rPr>
          <w:rFonts w:ascii="Times New Roman" w:hAnsi="Times New Roman" w:cs="Times New Roman"/>
        </w:rPr>
        <w:lastRenderedPageBreak/>
        <w:t>Sitemap</w:t>
      </w:r>
      <w:bookmarkEnd w:id="86"/>
      <w:bookmarkEnd w:id="87"/>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BF0BB0" w:rsidRDefault="00BF0BB0"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BF0BB0" w:rsidRDefault="00BF0BB0"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BF0BB0" w:rsidRDefault="00BF0BB0"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BF0BB0" w:rsidRDefault="00BF0BB0"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BF0BB0" w:rsidRDefault="00BF0BB0"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BF0BB0" w:rsidRDefault="00BF0BB0"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BF0BB0" w:rsidRDefault="00BF0BB0"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BF0BB0" w:rsidRDefault="00BF0BB0"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BF0BB0" w:rsidRDefault="00BF0BB0"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BF0BB0" w:rsidRDefault="00BF0BB0"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BF0BB0" w:rsidRDefault="00BF0BB0"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BF0BB0" w:rsidRDefault="00BF0BB0"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BF0BB0" w:rsidRDefault="00BF0BB0"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BF0BB0" w:rsidRDefault="00BF0BB0"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BF0BB0" w:rsidRDefault="00BF0BB0"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BF0BB0" w:rsidRDefault="00BF0BB0"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BF0BB0" w:rsidRDefault="00BF0BB0"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BF0BB0" w:rsidRDefault="00BF0BB0"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BF0BB0" w:rsidRDefault="00BF0BB0"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BF0BB0" w:rsidRDefault="00BF0BB0"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BF0BB0" w:rsidRDefault="00BF0BB0"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BF0BB0" w:rsidRDefault="00BF0BB0"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BF0BB0" w:rsidRDefault="00BF0BB0"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0BB0" w:rsidRDefault="00BF0BB0"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BF0BB0" w:rsidRDefault="00BF0BB0"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BF0BB0" w:rsidRDefault="00BF0BB0"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BF0BB0" w:rsidRDefault="00BF0BB0"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BF0BB0" w:rsidRDefault="00BF0BB0"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BF0BB0" w:rsidRDefault="00BF0BB0"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88"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88"/>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89" w:name="_Toc57079222"/>
      <w:r>
        <w:rPr>
          <w:bCs w:val="0"/>
          <w:sz w:val="32"/>
          <w:szCs w:val="32"/>
        </w:rPr>
        <w:br w:type="page"/>
      </w:r>
      <w:bookmarkStart w:id="90" w:name="_Toc480758613"/>
      <w:r>
        <w:rPr>
          <w:bCs w:val="0"/>
          <w:sz w:val="32"/>
          <w:szCs w:val="32"/>
        </w:rPr>
        <w:lastRenderedPageBreak/>
        <w:t>Task S</w:t>
      </w:r>
      <w:r w:rsidR="00D25FE0" w:rsidRPr="00243F44">
        <w:rPr>
          <w:bCs w:val="0"/>
          <w:sz w:val="32"/>
          <w:szCs w:val="32"/>
        </w:rPr>
        <w:t>heet</w:t>
      </w:r>
      <w:bookmarkEnd w:id="89"/>
      <w:bookmarkEnd w:id="90"/>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91" w:name="_Toc57079223"/>
      <w:r>
        <w:rPr>
          <w:bCs w:val="0"/>
          <w:sz w:val="32"/>
          <w:szCs w:val="32"/>
        </w:rPr>
        <w:br w:type="page"/>
      </w:r>
      <w:bookmarkStart w:id="92" w:name="_Toc480758614"/>
      <w:r w:rsidR="00D25FE0" w:rsidRPr="00243F44">
        <w:rPr>
          <w:bCs w:val="0"/>
          <w:sz w:val="32"/>
          <w:szCs w:val="32"/>
        </w:rPr>
        <w:lastRenderedPageBreak/>
        <w:t>Checklists</w:t>
      </w:r>
      <w:bookmarkEnd w:id="91"/>
      <w:bookmarkEnd w:id="92"/>
    </w:p>
    <w:p w:rsidR="00887656" w:rsidRPr="004C0BF2" w:rsidRDefault="00887656" w:rsidP="00887656">
      <w:pPr>
        <w:pStyle w:val="Heading2"/>
        <w:numPr>
          <w:ilvl w:val="1"/>
          <w:numId w:val="1"/>
        </w:numPr>
        <w:spacing w:before="0" w:after="120"/>
        <w:rPr>
          <w:rFonts w:ascii="Times New Roman" w:hAnsi="Times New Roman" w:cs="Times New Roman"/>
        </w:rPr>
      </w:pPr>
      <w:bookmarkStart w:id="93"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93"/>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94"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94"/>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20"/>
      <w:footerReference w:type="default" r:id="rId21"/>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129" w:rsidRDefault="00FC6129">
      <w:r>
        <w:separator/>
      </w:r>
    </w:p>
  </w:endnote>
  <w:endnote w:type="continuationSeparator" w:id="0">
    <w:p w:rsidR="00FC6129" w:rsidRDefault="00FC6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BB0" w:rsidRPr="004C0BF2" w:rsidRDefault="00BF0BB0"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5240A0">
      <w:rPr>
        <w:noProof/>
        <w:color w:val="333333"/>
        <w:sz w:val="22"/>
        <w:szCs w:val="22"/>
      </w:rPr>
      <w:t>4</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5240A0">
      <w:rPr>
        <w:noProof/>
        <w:color w:val="333333"/>
        <w:sz w:val="22"/>
        <w:szCs w:val="22"/>
      </w:rPr>
      <w:t>25</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129" w:rsidRDefault="00FC6129">
      <w:r>
        <w:separator/>
      </w:r>
    </w:p>
  </w:footnote>
  <w:footnote w:type="continuationSeparator" w:id="0">
    <w:p w:rsidR="00FC6129" w:rsidRDefault="00FC6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BB0" w:rsidRPr="004C0BF2" w:rsidRDefault="00BF0BB0"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ong poonie">
    <w15:presenceInfo w15:providerId="Windows Live" w15:userId="2212bffe7320ad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D42B9"/>
    <w:rsid w:val="0012501C"/>
    <w:rsid w:val="001415EC"/>
    <w:rsid w:val="001438E9"/>
    <w:rsid w:val="00221CB8"/>
    <w:rsid w:val="0022349B"/>
    <w:rsid w:val="00243F44"/>
    <w:rsid w:val="00245029"/>
    <w:rsid w:val="002B36F7"/>
    <w:rsid w:val="002E1BA0"/>
    <w:rsid w:val="0031140C"/>
    <w:rsid w:val="00344FAE"/>
    <w:rsid w:val="003A3550"/>
    <w:rsid w:val="003B6601"/>
    <w:rsid w:val="00427B91"/>
    <w:rsid w:val="00482C0D"/>
    <w:rsid w:val="00495C38"/>
    <w:rsid w:val="004B0283"/>
    <w:rsid w:val="004C0BF2"/>
    <w:rsid w:val="004C460D"/>
    <w:rsid w:val="0051703D"/>
    <w:rsid w:val="005228BA"/>
    <w:rsid w:val="005240A0"/>
    <w:rsid w:val="005443DF"/>
    <w:rsid w:val="0057333A"/>
    <w:rsid w:val="005B5096"/>
    <w:rsid w:val="0061649B"/>
    <w:rsid w:val="00646C0A"/>
    <w:rsid w:val="006541F6"/>
    <w:rsid w:val="00655CC3"/>
    <w:rsid w:val="00666067"/>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77FC5"/>
    <w:rsid w:val="009A120E"/>
    <w:rsid w:val="009D6B6F"/>
    <w:rsid w:val="00A01E67"/>
    <w:rsid w:val="00A06266"/>
    <w:rsid w:val="00A17356"/>
    <w:rsid w:val="00A43765"/>
    <w:rsid w:val="00AD2467"/>
    <w:rsid w:val="00B17E95"/>
    <w:rsid w:val="00B25D2A"/>
    <w:rsid w:val="00BF0BB0"/>
    <w:rsid w:val="00BF3AC7"/>
    <w:rsid w:val="00D0621A"/>
    <w:rsid w:val="00D2077D"/>
    <w:rsid w:val="00D23B08"/>
    <w:rsid w:val="00D25FE0"/>
    <w:rsid w:val="00D33AE6"/>
    <w:rsid w:val="00D4179D"/>
    <w:rsid w:val="00D422AB"/>
    <w:rsid w:val="00D57B9B"/>
    <w:rsid w:val="00E26594"/>
    <w:rsid w:val="00EC6B95"/>
    <w:rsid w:val="00EE3293"/>
    <w:rsid w:val="00F307A1"/>
    <w:rsid w:val="00FC1DC4"/>
    <w:rsid w:val="00FC6129"/>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7F71099"/>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CAF63-373B-4151-92A4-73DD5F89F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25</Pages>
  <Words>3186</Words>
  <Characters>18163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21307</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Fuong poonie</cp:lastModifiedBy>
  <cp:revision>36</cp:revision>
  <dcterms:created xsi:type="dcterms:W3CDTF">2017-04-23T15:07:00Z</dcterms:created>
  <dcterms:modified xsi:type="dcterms:W3CDTF">2017-05-05T14:08:00Z</dcterms:modified>
</cp:coreProperties>
</file>