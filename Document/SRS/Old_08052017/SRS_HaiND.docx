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EC4B61">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EC4B61">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EC4B61"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EC4B61">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EC4B61">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EC4B61">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EC4B61">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EC4B61"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EC4B61"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EC4B61"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EC4B61">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Default="00800173" w:rsidP="00482C0D">
      <w:pPr>
        <w:spacing w:after="120"/>
        <w:ind w:firstLine="720"/>
        <w:rPr>
          <w:ins w:id="12" w:author="Hải Đức" w:date="2017-05-07T16:35:00Z"/>
          <w:lang w:val="vi-VN"/>
        </w:rPr>
      </w:pPr>
      <w:r>
        <w:rPr>
          <w:lang w:val="vi-VN"/>
        </w:rPr>
        <w:tab/>
        <w:t>+</w:t>
      </w:r>
      <w:r>
        <w:t xml:space="preserve"> </w:t>
      </w:r>
      <w:r>
        <w:rPr>
          <w:lang w:val="vi-VN"/>
        </w:rPr>
        <w:t>Tạo tương tác cao hơn cho các người dùng: Trò chuyện trực tuyến, chia sẻ bài viết hoặc lưu địa điểm..</w:t>
      </w:r>
    </w:p>
    <w:p w:rsidR="009F6B37" w:rsidRDefault="009F6B37" w:rsidP="00482C0D">
      <w:pPr>
        <w:spacing w:after="120"/>
        <w:ind w:firstLine="720"/>
        <w:rPr>
          <w:ins w:id="13" w:author="Hải Đức" w:date="2017-05-07T16:45:00Z"/>
        </w:rPr>
      </w:pPr>
      <w:ins w:id="14" w:author="Hải Đức" w:date="2017-05-07T16:35:00Z">
        <w:r>
          <w:rPr>
            <w:lang w:val="vi-VN"/>
          </w:rPr>
          <w:tab/>
        </w:r>
        <w:r>
          <w:t>+ Giúp các cửa hàng tìm thấy đối tượng khách hàng phù hợp dựa theo quảng cáo hướng người dùng nhằm giúp website tăng doanh thu, cửa hàng có nhiều khách hàng hơn và người dùng được gợi ý những cửa hàng có món ăn phù hợp với mình.</w:t>
        </w:r>
      </w:ins>
    </w:p>
    <w:p w:rsidR="009F6B37" w:rsidRPr="009F6B37" w:rsidRDefault="009F6B37" w:rsidP="00482C0D">
      <w:pPr>
        <w:spacing w:after="120"/>
        <w:ind w:firstLine="720"/>
        <w:rPr>
          <w:rPrChange w:id="15" w:author="Hải Đức" w:date="2017-05-07T16:35:00Z">
            <w:rPr>
              <w:lang w:val="vi-VN"/>
            </w:rPr>
          </w:rPrChange>
        </w:rPr>
      </w:pPr>
      <w:ins w:id="16" w:author="Hải Đức" w:date="2017-05-07T16:45:00Z">
        <w:r>
          <w:tab/>
          <w:t xml:space="preserve">+ </w:t>
        </w:r>
        <w:r w:rsidR="0081091B">
          <w:t>Phát triển ứng dụng trên nền tảng mobile để có thể tương tác với người dùng tốt hơn do tỉ lệ người</w:t>
        </w:r>
      </w:ins>
      <w:ins w:id="17" w:author="Hải Đức" w:date="2017-05-07T16:46:00Z">
        <w:r w:rsidR="0081091B">
          <w:t xml:space="preserve"> dùng mobile đang rất lớn.</w:t>
        </w:r>
      </w:ins>
    </w:p>
    <w:p w:rsidR="00D25FE0" w:rsidRDefault="00D25FE0" w:rsidP="00887656">
      <w:pPr>
        <w:pStyle w:val="Heading2"/>
        <w:numPr>
          <w:ilvl w:val="1"/>
          <w:numId w:val="1"/>
        </w:numPr>
        <w:spacing w:before="0" w:after="120"/>
        <w:rPr>
          <w:rFonts w:ascii="Times New Roman" w:hAnsi="Times New Roman" w:cs="Times New Roman"/>
        </w:rPr>
      </w:pPr>
      <w:bookmarkStart w:id="18" w:name="_Toc57079213"/>
      <w:bookmarkStart w:id="19" w:name="_Toc480758575"/>
      <w:r w:rsidRPr="004C0BF2">
        <w:rPr>
          <w:rFonts w:ascii="Times New Roman" w:hAnsi="Times New Roman" w:cs="Times New Roman"/>
        </w:rPr>
        <w:t>Hardware and Software Requirements</w:t>
      </w:r>
      <w:bookmarkEnd w:id="18"/>
      <w:bookmarkEnd w:id="19"/>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20" w:name="_Toc480491569"/>
      <w:bookmarkStart w:id="21" w:name="_Toc480758576"/>
      <w:r w:rsidRPr="008E0FCB">
        <w:rPr>
          <w:rFonts w:ascii="Times New Roman" w:hAnsi="Times New Roman" w:cs="Times New Roman"/>
        </w:rPr>
        <w:t>Minimum Requirements</w:t>
      </w:r>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22" w:name="_Toc480491570"/>
      <w:bookmarkStart w:id="23" w:name="_Toc480758577"/>
      <w:r w:rsidRPr="008E0FCB">
        <w:rPr>
          <w:rFonts w:ascii="Times New Roman" w:hAnsi="Times New Roman" w:cs="Times New Roman"/>
        </w:rPr>
        <w:t>Recommended Requirements</w:t>
      </w:r>
      <w:bookmarkEnd w:id="22"/>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ins w:id="24" w:author="Hải Đức" w:date="2017-05-07T16:46:00Z">
              <w:r w:rsidR="0081091B">
                <w:t>8</w:t>
              </w:r>
            </w:ins>
            <w:del w:id="25" w:author="Hải Đức" w:date="2017-05-07T16:46:00Z">
              <w:r w:rsidR="00A43765" w:rsidDel="0081091B">
                <w:delText>4</w:delText>
              </w:r>
            </w:del>
            <w:r w:rsidR="00A43765">
              <w:t>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26" w:name="_Toc480758505"/>
      <w:bookmarkStart w:id="27" w:name="_Toc480758578"/>
      <w:bookmarkStart w:id="28" w:name="_Toc480758506"/>
      <w:bookmarkStart w:id="29" w:name="_Toc480758579"/>
      <w:bookmarkStart w:id="30" w:name="_Toc480758507"/>
      <w:bookmarkStart w:id="31" w:name="_Toc480758580"/>
      <w:bookmarkStart w:id="32" w:name="_Toc480758508"/>
      <w:bookmarkStart w:id="33" w:name="_Toc480758581"/>
      <w:bookmarkStart w:id="34" w:name="_Toc480758509"/>
      <w:bookmarkStart w:id="35" w:name="_Toc480758582"/>
      <w:bookmarkStart w:id="36" w:name="_Toc57079214"/>
      <w:bookmarkStart w:id="37" w:name="_Toc480758583"/>
      <w:bookmarkEnd w:id="26"/>
      <w:bookmarkEnd w:id="27"/>
      <w:bookmarkEnd w:id="28"/>
      <w:bookmarkEnd w:id="29"/>
      <w:bookmarkEnd w:id="30"/>
      <w:bookmarkEnd w:id="31"/>
      <w:bookmarkEnd w:id="32"/>
      <w:bookmarkEnd w:id="33"/>
      <w:bookmarkEnd w:id="34"/>
      <w:bookmarkEnd w:id="35"/>
      <w:r w:rsidRPr="00243F44">
        <w:rPr>
          <w:bCs w:val="0"/>
          <w:sz w:val="32"/>
          <w:szCs w:val="32"/>
        </w:rPr>
        <w:t>Customer Requirements Specification</w:t>
      </w:r>
      <w:bookmarkEnd w:id="36"/>
      <w:bookmarkEnd w:id="37"/>
    </w:p>
    <w:p w:rsidR="00D25FE0" w:rsidRDefault="00D25FE0" w:rsidP="00887656">
      <w:pPr>
        <w:pStyle w:val="Heading2"/>
        <w:numPr>
          <w:ilvl w:val="1"/>
          <w:numId w:val="1"/>
        </w:numPr>
        <w:spacing w:before="0" w:after="120"/>
        <w:rPr>
          <w:rFonts w:ascii="Times New Roman" w:hAnsi="Times New Roman" w:cs="Times New Roman"/>
        </w:rPr>
      </w:pPr>
      <w:bookmarkStart w:id="38" w:name="_Toc57079215"/>
      <w:bookmarkStart w:id="39" w:name="_Toc480758584"/>
      <w:r w:rsidRPr="004C0BF2">
        <w:rPr>
          <w:rFonts w:ascii="Times New Roman" w:hAnsi="Times New Roman" w:cs="Times New Roman"/>
        </w:rPr>
        <w:t>Users of the System</w:t>
      </w:r>
      <w:bookmarkEnd w:id="38"/>
      <w:bookmarkEnd w:id="39"/>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40" w:name="_Toc57079216"/>
      <w:bookmarkStart w:id="41" w:name="_Toc480758585"/>
      <w:r w:rsidRPr="004C0BF2">
        <w:rPr>
          <w:rFonts w:ascii="Times New Roman" w:hAnsi="Times New Roman" w:cs="Times New Roman"/>
        </w:rPr>
        <w:t>System functions</w:t>
      </w:r>
      <w:bookmarkEnd w:id="40"/>
      <w:bookmarkEnd w:id="41"/>
    </w:p>
    <w:p w:rsidR="00221CB8" w:rsidRDefault="00221CB8" w:rsidP="00482C0D">
      <w:pPr>
        <w:pStyle w:val="Heading3"/>
        <w:rPr>
          <w:rFonts w:ascii="Times New Roman" w:hAnsi="Times New Roman" w:cs="Times New Roman"/>
        </w:rPr>
      </w:pPr>
      <w:bookmarkStart w:id="42"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42"/>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43"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43"/>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44" w:name="_Toc430268564"/>
            <w:bookmarkStart w:id="45" w:name="_Toc463010957"/>
            <w:bookmarkStart w:id="46"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44"/>
    <w:bookmarkEnd w:id="45"/>
    <w:bookmarkEnd w:id="46"/>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14.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15.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47" w:name="_Toc480491580"/>
      <w:bookmarkStart w:id="48"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47"/>
      <w:bookmarkEnd w:id="48"/>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11. Đăng ảnh vào album</w:t>
      </w:r>
    </w:p>
    <w:p w:rsidR="0051703D" w:rsidRPr="00A17356" w:rsidRDefault="0051703D" w:rsidP="008A6BDE">
      <w:pPr>
        <w:spacing w:line="360" w:lineRule="auto"/>
        <w:ind w:left="720" w:firstLine="720"/>
        <w:rPr>
          <w:i/>
        </w:rPr>
      </w:pPr>
      <w:r w:rsidRPr="00A17356">
        <w:rPr>
          <w:i/>
        </w:rPr>
        <w:lastRenderedPageBreak/>
        <w:t>12. Xóa album</w:t>
      </w:r>
    </w:p>
    <w:p w:rsidR="0051703D" w:rsidRPr="00A17356" w:rsidRDefault="0051703D" w:rsidP="008A6BDE">
      <w:pPr>
        <w:spacing w:line="360" w:lineRule="auto"/>
        <w:ind w:left="720" w:firstLine="720"/>
        <w:rPr>
          <w:i/>
        </w:rPr>
      </w:pPr>
      <w:r w:rsidRPr="00A17356">
        <w:rPr>
          <w:i/>
        </w:rPr>
        <w:t>13. Xóa ảnh</w:t>
      </w:r>
    </w:p>
    <w:p w:rsidR="0051703D" w:rsidRPr="00A17356" w:rsidRDefault="0051703D" w:rsidP="008A6BDE">
      <w:pPr>
        <w:spacing w:line="360" w:lineRule="auto"/>
        <w:ind w:left="720" w:firstLine="720"/>
        <w:rPr>
          <w:i/>
        </w:rPr>
      </w:pPr>
      <w:r w:rsidRPr="00A17356">
        <w:rPr>
          <w:i/>
        </w:rPr>
        <w:t>14. Thêm mới ảnh bìa/avatar</w:t>
      </w:r>
    </w:p>
    <w:p w:rsidR="0051703D" w:rsidRPr="00A17356" w:rsidRDefault="0051703D" w:rsidP="008A6BDE">
      <w:pPr>
        <w:spacing w:line="360" w:lineRule="auto"/>
        <w:ind w:left="720" w:firstLine="720"/>
        <w:rPr>
          <w:i/>
        </w:rPr>
      </w:pPr>
      <w:r w:rsidRPr="00A17356">
        <w:rPr>
          <w:i/>
        </w:rPr>
        <w:t>15.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9" w:name="_Toc480491581"/>
      <w:bookmarkStart w:id="50"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9"/>
      <w:bookmarkEnd w:id="50"/>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lastRenderedPageBreak/>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51" w:name="_Toc480758590"/>
      <w:bookmarkStart w:id="52" w:name="_Toc480758591"/>
      <w:bookmarkStart w:id="53" w:name="_Toc480758592"/>
      <w:bookmarkStart w:id="54" w:name="_Toc480758593"/>
      <w:bookmarkStart w:id="55" w:name="_Toc480758594"/>
      <w:bookmarkStart w:id="56" w:name="_Toc480758595"/>
      <w:bookmarkStart w:id="57" w:name="_Toc480758596"/>
      <w:bookmarkStart w:id="58" w:name="_Toc480758597"/>
      <w:bookmarkStart w:id="59" w:name="_Toc480758598"/>
      <w:bookmarkStart w:id="60" w:name="_Toc480758599"/>
      <w:bookmarkStart w:id="61" w:name="_Toc480758600"/>
      <w:bookmarkStart w:id="62" w:name="_Toc480758601"/>
      <w:bookmarkStart w:id="63" w:name="_Toc480758602"/>
      <w:bookmarkStart w:id="64" w:name="_Toc480758603"/>
      <w:bookmarkStart w:id="65" w:name="_Toc480758604"/>
      <w:bookmarkStart w:id="66" w:name="_Toc480758605"/>
      <w:bookmarkStart w:id="67" w:name="_Toc480758606"/>
      <w:bookmarkStart w:id="68" w:name="_Toc480758607"/>
      <w:bookmarkStart w:id="69" w:name="_Toc57079217"/>
      <w:bookmarkStart w:id="70" w:name="_Toc480758608"/>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243F44">
        <w:rPr>
          <w:bCs w:val="0"/>
          <w:sz w:val="32"/>
          <w:szCs w:val="32"/>
        </w:rPr>
        <w:t>System Designs</w:t>
      </w:r>
      <w:bookmarkEnd w:id="69"/>
      <w:bookmarkEnd w:id="70"/>
    </w:p>
    <w:p w:rsidR="00D25FE0" w:rsidRPr="004C0BF2" w:rsidRDefault="00D25FE0" w:rsidP="00887656">
      <w:pPr>
        <w:pStyle w:val="Heading2"/>
        <w:numPr>
          <w:ilvl w:val="1"/>
          <w:numId w:val="1"/>
        </w:numPr>
        <w:spacing w:before="0" w:after="120"/>
        <w:rPr>
          <w:rFonts w:ascii="Times New Roman" w:hAnsi="Times New Roman" w:cs="Times New Roman"/>
        </w:rPr>
      </w:pPr>
      <w:bookmarkStart w:id="71" w:name="_Toc57079218"/>
      <w:bookmarkStart w:id="72" w:name="_Toc480758609"/>
      <w:r w:rsidRPr="004C0BF2">
        <w:rPr>
          <w:rFonts w:ascii="Times New Roman" w:hAnsi="Times New Roman" w:cs="Times New Roman"/>
        </w:rPr>
        <w:t>Entity Relationship Diagram</w:t>
      </w:r>
      <w:bookmarkEnd w:id="71"/>
      <w:bookmarkEnd w:id="72"/>
    </w:p>
    <w:p w:rsidR="00D4179D" w:rsidRPr="004C0BF2" w:rsidRDefault="00D4179D" w:rsidP="00887656">
      <w:pPr>
        <w:spacing w:after="120"/>
      </w:pPr>
      <w:r>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D25FE0" w:rsidRDefault="00D25FE0" w:rsidP="00887656">
      <w:pPr>
        <w:pStyle w:val="Heading2"/>
        <w:numPr>
          <w:ilvl w:val="1"/>
          <w:numId w:val="1"/>
        </w:numPr>
        <w:spacing w:before="0" w:after="120"/>
        <w:rPr>
          <w:rFonts w:ascii="Times New Roman" w:hAnsi="Times New Roman" w:cs="Times New Roman"/>
        </w:rPr>
      </w:pPr>
      <w:bookmarkStart w:id="73" w:name="_Toc57079219"/>
      <w:bookmarkStart w:id="74" w:name="_Toc480758610"/>
      <w:r w:rsidRPr="004C0BF2">
        <w:rPr>
          <w:rFonts w:ascii="Times New Roman" w:hAnsi="Times New Roman" w:cs="Times New Roman"/>
        </w:rPr>
        <w:t>Database Design</w:t>
      </w:r>
      <w:bookmarkEnd w:id="73"/>
      <w:bookmarkEnd w:id="74"/>
    </w:p>
    <w:p w:rsidR="007C0B25" w:rsidRPr="00EC42C4" w:rsidRDefault="007C0B25" w:rsidP="00482C0D">
      <w:pPr>
        <w:pStyle w:val="ListParagraph"/>
        <w:numPr>
          <w:ilvl w:val="2"/>
          <w:numId w:val="1"/>
        </w:numPr>
        <w:outlineLvl w:val="2"/>
        <w:rPr>
          <w:ins w:id="75" w:author="Hải Đức" w:date="2017-05-07T23:04:00Z"/>
          <w:rPrChange w:id="76" w:author="Hải Đức" w:date="2017-05-07T23:04:00Z">
            <w:rPr>
              <w:ins w:id="77" w:author="Hải Đức" w:date="2017-05-07T23:04:00Z"/>
              <w:b/>
            </w:rPr>
          </w:rPrChange>
        </w:rPr>
      </w:pPr>
      <w:r w:rsidRPr="00482C0D">
        <w:rPr>
          <w:b/>
        </w:rPr>
        <w:t>Mô tả chi tiết các bảng</w:t>
      </w:r>
    </w:p>
    <w:p w:rsidR="00EC42C4" w:rsidRPr="00A06266" w:rsidRDefault="00EC42C4">
      <w:pPr>
        <w:outlineLvl w:val="2"/>
        <w:pPrChange w:id="78" w:author="Hải Đức" w:date="2017-05-07T23:04:00Z">
          <w:pPr>
            <w:pStyle w:val="ListParagraph"/>
            <w:numPr>
              <w:ilvl w:val="2"/>
              <w:numId w:val="1"/>
            </w:numPr>
            <w:tabs>
              <w:tab w:val="num" w:pos="1440"/>
            </w:tabs>
            <w:ind w:left="1224" w:hanging="504"/>
            <w:outlineLvl w:val="2"/>
          </w:pPr>
        </w:pPrChange>
      </w:pPr>
    </w:p>
    <w:p w:rsidR="00A447E5" w:rsidRDefault="00D4179D">
      <w:pPr>
        <w:pStyle w:val="ListParagraph"/>
        <w:numPr>
          <w:ilvl w:val="0"/>
          <w:numId w:val="13"/>
        </w:numPr>
        <w:rPr>
          <w:ins w:id="79" w:author="Hải Đức" w:date="2017-05-07T23:16:00Z"/>
          <w:b/>
        </w:rPr>
        <w:pPrChange w:id="80" w:author="Hải Đức" w:date="2017-05-07T23:16:00Z">
          <w:pPr/>
        </w:pPrChange>
      </w:pPr>
      <w:r w:rsidRPr="00A447E5">
        <w:rPr>
          <w:b/>
          <w:rPrChange w:id="81" w:author="Hải Đức" w:date="2017-05-07T23:16:00Z">
            <w:rPr/>
          </w:rPrChange>
        </w:rPr>
        <w:t xml:space="preserve">Bảng </w:t>
      </w:r>
      <w:del w:id="82" w:author="Hải Đức" w:date="2017-05-07T22:38:00Z">
        <w:r w:rsidRPr="00A447E5" w:rsidDel="00B42B91">
          <w:rPr>
            <w:b/>
            <w:rPrChange w:id="83" w:author="Hải Đức" w:date="2017-05-07T23:16:00Z">
              <w:rPr/>
            </w:rPrChange>
          </w:rPr>
          <w:delText>Images</w:delText>
        </w:r>
      </w:del>
      <w:ins w:id="84" w:author="Hải Đức" w:date="2017-05-07T22:38:00Z">
        <w:r w:rsidR="00B42B91" w:rsidRPr="00A447E5">
          <w:rPr>
            <w:b/>
            <w:rPrChange w:id="85" w:author="Hải Đức" w:date="2017-05-07T23:16:00Z">
              <w:rPr/>
            </w:rPrChange>
          </w:rPr>
          <w:t>Posts</w:t>
        </w:r>
      </w:ins>
      <w:r w:rsidRPr="00A447E5">
        <w:rPr>
          <w:b/>
          <w:rPrChange w:id="86" w:author="Hải Đức" w:date="2017-05-07T23:16:00Z">
            <w:rPr/>
          </w:rPrChange>
        </w:rPr>
        <w:t>:</w:t>
      </w:r>
      <w:ins w:id="87" w:author="Hải Đức" w:date="2017-05-08T00:18:00Z">
        <w:r w:rsidR="00487302">
          <w:rPr>
            <w:b/>
          </w:rPr>
          <w:t xml:space="preserve"> (Bài đăng)</w:t>
        </w:r>
      </w:ins>
    </w:p>
    <w:p w:rsidR="00D4179D" w:rsidRPr="00524571" w:rsidDel="00A447E5" w:rsidRDefault="00D4179D">
      <w:pPr>
        <w:pStyle w:val="ListParagraph"/>
        <w:numPr>
          <w:ilvl w:val="0"/>
          <w:numId w:val="9"/>
        </w:numPr>
        <w:rPr>
          <w:del w:id="88" w:author="Hải Đức" w:date="2017-05-07T23:16:00Z"/>
          <w:b/>
          <w:rPrChange w:id="89" w:author="Hải Đức" w:date="2017-05-07T22:59:00Z">
            <w:rPr>
              <w:del w:id="90" w:author="Hải Đức" w:date="2017-05-07T23:16:00Z"/>
            </w:rPr>
          </w:rPrChange>
        </w:rPr>
      </w:pPr>
      <w:del w:id="91" w:author="Hải Đức" w:date="2017-05-07T23:16:00Z">
        <w:r w:rsidRPr="00A447E5" w:rsidDel="00A447E5">
          <w:rPr>
            <w:b/>
            <w:rPrChange w:id="92" w:author="Hải Đức" w:date="2017-05-07T23:16:00Z">
              <w:rPr/>
            </w:rPrChange>
          </w:rPr>
          <w:delText xml:space="preserve"> (</w:delText>
        </w:r>
      </w:del>
      <w:del w:id="93" w:author="Hải Đức" w:date="2017-05-07T22:38:00Z">
        <w:r w:rsidRPr="00524571" w:rsidDel="00B42B91">
          <w:rPr>
            <w:b/>
            <w:rPrChange w:id="94" w:author="Hải Đức" w:date="2017-05-07T22:59:00Z">
              <w:rPr/>
            </w:rPrChange>
          </w:rPr>
          <w:delText xml:space="preserve"> Ảnh</w:delText>
        </w:r>
      </w:del>
      <w:del w:id="95" w:author="Hải Đức" w:date="2017-05-07T23:16:00Z">
        <w:r w:rsidRPr="00524571" w:rsidDel="00A447E5">
          <w:rPr>
            <w:b/>
            <w:rPrChange w:id="96" w:author="Hải Đức" w:date="2017-05-07T22:59:00Z">
              <w:rPr/>
            </w:rPrChange>
          </w:rPr>
          <w:delText>)</w:delText>
        </w:r>
      </w:del>
    </w:p>
    <w:p w:rsidR="00D4179D" w:rsidRDefault="00D4179D">
      <w:pPr>
        <w:pStyle w:val="ListParagraph"/>
        <w:pPrChange w:id="97" w:author="Hải Đức" w:date="2017-05-07T23:16:00Z">
          <w:pPr/>
        </w:pPrChange>
      </w:pPr>
    </w:p>
    <w:tbl>
      <w:tblPr>
        <w:tblW w:w="9661" w:type="dxa"/>
        <w:tblLook w:val="04A0" w:firstRow="1" w:lastRow="0" w:firstColumn="1" w:lastColumn="0" w:noHBand="0" w:noVBand="1"/>
        <w:tblPrChange w:id="98" w:author="Hải Đức" w:date="2017-05-07T22:44:00Z">
          <w:tblPr>
            <w:tblW w:w="9541" w:type="dxa"/>
            <w:tblLook w:val="04A0" w:firstRow="1" w:lastRow="0" w:firstColumn="1" w:lastColumn="0" w:noHBand="0" w:noVBand="1"/>
          </w:tblPr>
        </w:tblPrChange>
      </w:tblPr>
      <w:tblGrid>
        <w:gridCol w:w="2185"/>
        <w:gridCol w:w="1629"/>
        <w:gridCol w:w="990"/>
        <w:gridCol w:w="2394"/>
        <w:gridCol w:w="2463"/>
        <w:tblGridChange w:id="99">
          <w:tblGrid>
            <w:gridCol w:w="2185"/>
            <w:gridCol w:w="1629"/>
            <w:gridCol w:w="990"/>
            <w:gridCol w:w="2394"/>
            <w:gridCol w:w="2463"/>
          </w:tblGrid>
        </w:tblGridChange>
      </w:tblGrid>
      <w:tr w:rsidR="00D4179D" w:rsidRPr="009109D5" w:rsidTr="00B42B91">
        <w:trPr>
          <w:trHeight w:val="286"/>
          <w:trPrChange w:id="100" w:author="Hải Đức" w:date="2017-05-07T22:44:00Z">
            <w:trPr>
              <w:trHeight w:val="286"/>
            </w:trPr>
          </w:trPrChange>
        </w:trPr>
        <w:tc>
          <w:tcPr>
            <w:tcW w:w="966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101" w:author="Hải Đức" w:date="2017-05-07T22:44:00Z">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102" w:author="Hải Đức" w:date="2017-05-07T22:43:00Z">
              <w:r w:rsidR="00B42B91">
                <w:rPr>
                  <w:b/>
                  <w:bCs/>
                  <w:color w:val="000000"/>
                  <w:lang w:eastAsia="vi-VN"/>
                </w:rPr>
                <w:t>Posts</w:t>
              </w:r>
            </w:ins>
            <w:del w:id="103" w:author="Hải Đức" w:date="2017-05-07T22:43:00Z">
              <w:r w:rsidRPr="00B01D5A" w:rsidDel="00B42B91">
                <w:rPr>
                  <w:b/>
                  <w:bCs/>
                  <w:color w:val="000000"/>
                  <w:lang w:eastAsia="vi-VN"/>
                </w:rPr>
                <w:delText>Ảnh</w:delText>
              </w:r>
            </w:del>
            <w:del w:id="104" w:author="Hải Đức" w:date="2017-05-07T23:16:00Z">
              <w:r w:rsidRPr="00B01D5A" w:rsidDel="00A447E5">
                <w:rPr>
                  <w:b/>
                  <w:bCs/>
                  <w:color w:val="000000"/>
                  <w:lang w:val="vi-VN" w:eastAsia="vi-VN"/>
                </w:rPr>
                <w:delText xml:space="preserve"> (</w:delText>
              </w:r>
            </w:del>
            <w:del w:id="105" w:author="Hải Đức" w:date="2017-05-07T22:43:00Z">
              <w:r w:rsidRPr="00B01D5A" w:rsidDel="00B42B91">
                <w:rPr>
                  <w:b/>
                  <w:bCs/>
                  <w:color w:val="000000"/>
                  <w:lang w:eastAsia="vi-VN"/>
                </w:rPr>
                <w:delText>Images</w:delText>
              </w:r>
            </w:del>
            <w:del w:id="106" w:author="Hải Đức" w:date="2017-05-07T23:16:00Z">
              <w:r w:rsidRPr="00B01D5A" w:rsidDel="00A447E5">
                <w:rPr>
                  <w:b/>
                  <w:bCs/>
                  <w:color w:val="000000"/>
                  <w:lang w:val="vi-VN" w:eastAsia="vi-VN"/>
                </w:rPr>
                <w:delText>)</w:delText>
              </w:r>
            </w:del>
          </w:p>
        </w:tc>
      </w:tr>
      <w:tr w:rsidR="00D4179D" w:rsidRPr="009109D5" w:rsidTr="00B42B91">
        <w:trPr>
          <w:trHeight w:val="286"/>
          <w:trPrChange w:id="107"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8"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Change w:id="109"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990" w:type="dxa"/>
            <w:tcBorders>
              <w:top w:val="nil"/>
              <w:left w:val="nil"/>
              <w:bottom w:val="single" w:sz="4" w:space="0" w:color="auto"/>
              <w:right w:val="single" w:sz="4" w:space="0" w:color="auto"/>
            </w:tcBorders>
            <w:shd w:val="clear" w:color="auto" w:fill="auto"/>
            <w:noWrap/>
            <w:vAlign w:val="center"/>
            <w:hideMark/>
            <w:tcPrChange w:id="110"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11"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Change w:id="112"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B42B91">
        <w:trPr>
          <w:trHeight w:val="286"/>
          <w:trPrChange w:id="113"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14"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115"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116"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17"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Change w:id="118"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42B91" w:rsidRDefault="00D4179D" w:rsidP="00A43765">
            <w:pPr>
              <w:spacing w:after="120"/>
              <w:rPr>
                <w:color w:val="000000"/>
                <w:lang w:eastAsia="vi-VN"/>
              </w:rPr>
            </w:pPr>
            <w:del w:id="119" w:author="Hải Đức" w:date="2017-05-07T22:43:00Z">
              <w:r w:rsidRPr="00B01D5A" w:rsidDel="00B42B91">
                <w:rPr>
                  <w:color w:val="000000"/>
                  <w:lang w:val="vi-VN" w:eastAsia="vi-VN"/>
                </w:rPr>
                <w:delText xml:space="preserve">Mã </w:delText>
              </w:r>
              <w:r w:rsidRPr="00B01D5A" w:rsidDel="00B42B91">
                <w:rPr>
                  <w:color w:val="000000"/>
                  <w:lang w:eastAsia="vi-VN"/>
                </w:rPr>
                <w:delText>ảnh</w:delText>
              </w:r>
            </w:del>
            <w:ins w:id="120" w:author="Hải Đức" w:date="2017-05-07T22:43:00Z">
              <w:r w:rsidR="00B42B91">
                <w:rPr>
                  <w:color w:val="000000"/>
                  <w:lang w:eastAsia="vi-VN"/>
                </w:rPr>
                <w:t>Id bài đăng</w:t>
              </w:r>
            </w:ins>
          </w:p>
        </w:tc>
      </w:tr>
      <w:tr w:rsidR="00D4179D" w:rsidRPr="008B4AC1" w:rsidDel="00B42B91" w:rsidTr="00B42B91">
        <w:trPr>
          <w:trHeight w:val="286"/>
          <w:del w:id="121" w:author="Hải Đức" w:date="2017-05-07T22:45:00Z"/>
          <w:trPrChange w:id="122"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23"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124" w:author="Hải Đức" w:date="2017-05-07T22:45:00Z"/>
                <w:color w:val="000000"/>
                <w:lang w:eastAsia="vi-VN"/>
              </w:rPr>
            </w:pPr>
            <w:del w:id="125" w:author="Hải Đức" w:date="2017-05-07T22:45:00Z">
              <w:r w:rsidRPr="00B01D5A" w:rsidDel="00B42B91">
                <w:rPr>
                  <w:color w:val="000000"/>
                  <w:lang w:eastAsia="vi-VN"/>
                </w:rPr>
                <w:delText>Name</w:delText>
              </w:r>
            </w:del>
          </w:p>
        </w:tc>
        <w:tc>
          <w:tcPr>
            <w:tcW w:w="1629" w:type="dxa"/>
            <w:tcBorders>
              <w:top w:val="nil"/>
              <w:left w:val="nil"/>
              <w:bottom w:val="single" w:sz="4" w:space="0" w:color="auto"/>
              <w:right w:val="single" w:sz="4" w:space="0" w:color="auto"/>
            </w:tcBorders>
            <w:shd w:val="clear" w:color="auto" w:fill="auto"/>
            <w:noWrap/>
            <w:vAlign w:val="center"/>
            <w:hideMark/>
            <w:tcPrChange w:id="126"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127" w:author="Hải Đức" w:date="2017-05-07T22:45:00Z"/>
                <w:color w:val="000000"/>
                <w:lang w:val="vi-VN" w:eastAsia="vi-VN"/>
              </w:rPr>
            </w:pPr>
            <w:del w:id="128" w:author="Hải Đức" w:date="2017-05-07T22:45:00Z">
              <w:r w:rsidRPr="00B01D5A" w:rsidDel="00B42B91">
                <w:rPr>
                  <w:color w:val="000000"/>
                  <w:lang w:val="vi-VN" w:eastAsia="vi-VN"/>
                </w:rPr>
                <w:delText>nvarchar</w:delText>
              </w:r>
            </w:del>
          </w:p>
        </w:tc>
        <w:tc>
          <w:tcPr>
            <w:tcW w:w="990" w:type="dxa"/>
            <w:tcBorders>
              <w:top w:val="nil"/>
              <w:left w:val="nil"/>
              <w:bottom w:val="single" w:sz="4" w:space="0" w:color="auto"/>
              <w:right w:val="single" w:sz="4" w:space="0" w:color="auto"/>
            </w:tcBorders>
            <w:shd w:val="clear" w:color="auto" w:fill="auto"/>
            <w:noWrap/>
            <w:vAlign w:val="center"/>
            <w:hideMark/>
            <w:tcPrChange w:id="129"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42B91" w:rsidDel="00B42B91" w:rsidRDefault="00D4179D" w:rsidP="00A43765">
            <w:pPr>
              <w:spacing w:after="120"/>
              <w:jc w:val="right"/>
              <w:rPr>
                <w:del w:id="130" w:author="Hải Đức" w:date="2017-05-07T22:45:00Z"/>
                <w:color w:val="000000"/>
                <w:lang w:eastAsia="vi-VN"/>
                <w:rPrChange w:id="131" w:author="Hải Đức" w:date="2017-05-07T22:44:00Z">
                  <w:rPr>
                    <w:del w:id="132" w:author="Hải Đức" w:date="2017-05-07T22:45:00Z"/>
                    <w:color w:val="000000"/>
                    <w:lang w:val="vi-VN" w:eastAsia="vi-VN"/>
                  </w:rPr>
                </w:rPrChange>
              </w:rPr>
            </w:pPr>
            <w:del w:id="133" w:author="Hải Đức" w:date="2017-05-07T22:44:00Z">
              <w:r w:rsidRPr="00B01D5A" w:rsidDel="00B42B91">
                <w:rPr>
                  <w:color w:val="000000"/>
                  <w:lang w:val="vi-VN" w:eastAsia="vi-VN"/>
                </w:rPr>
                <w:delText>255</w:delText>
              </w:r>
            </w:del>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34"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135" w:author="Hải Đức" w:date="2017-05-07T22:45:00Z"/>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Change w:id="136"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Del="00B42B91" w:rsidRDefault="00D4179D">
            <w:pPr>
              <w:spacing w:after="120"/>
              <w:rPr>
                <w:del w:id="137" w:author="Hải Đức" w:date="2017-05-07T22:45:00Z"/>
                <w:color w:val="000000"/>
                <w:lang w:eastAsia="vi-VN"/>
              </w:rPr>
            </w:pPr>
            <w:del w:id="138" w:author="Hải Đức" w:date="2017-05-07T22:45:00Z">
              <w:r w:rsidRPr="00B01D5A" w:rsidDel="00B42B91">
                <w:rPr>
                  <w:color w:val="000000"/>
                  <w:lang w:val="vi-VN" w:eastAsia="vi-VN"/>
                </w:rPr>
                <w:delText xml:space="preserve">Tên </w:delText>
              </w:r>
            </w:del>
            <w:del w:id="139" w:author="Hải Đức" w:date="2017-05-07T22:43:00Z">
              <w:r w:rsidRPr="00B01D5A" w:rsidDel="00B42B91">
                <w:rPr>
                  <w:color w:val="000000"/>
                  <w:lang w:eastAsia="vi-VN"/>
                </w:rPr>
                <w:delText>ảnh</w:delText>
              </w:r>
            </w:del>
          </w:p>
        </w:tc>
      </w:tr>
      <w:tr w:rsidR="00D4179D" w:rsidRPr="008B4AC1" w:rsidDel="00B42B91" w:rsidTr="00B42B91">
        <w:trPr>
          <w:trHeight w:val="286"/>
          <w:del w:id="140" w:author="Hải Đức" w:date="2017-05-07T22:44:00Z"/>
          <w:trPrChange w:id="141"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42"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143" w:author="Hải Đức" w:date="2017-05-07T22:44:00Z"/>
                <w:color w:val="000000"/>
                <w:lang w:eastAsia="vi-VN"/>
              </w:rPr>
            </w:pPr>
            <w:del w:id="144" w:author="Hải Đức" w:date="2017-05-07T22:44:00Z">
              <w:r w:rsidRPr="00B01D5A" w:rsidDel="00B42B91">
                <w:rPr>
                  <w:color w:val="000000"/>
                  <w:lang w:eastAsia="vi-VN"/>
                </w:rPr>
                <w:delText>AlbumId</w:delText>
              </w:r>
            </w:del>
          </w:p>
        </w:tc>
        <w:tc>
          <w:tcPr>
            <w:tcW w:w="1629" w:type="dxa"/>
            <w:tcBorders>
              <w:top w:val="nil"/>
              <w:left w:val="nil"/>
              <w:bottom w:val="single" w:sz="4" w:space="0" w:color="auto"/>
              <w:right w:val="single" w:sz="4" w:space="0" w:color="auto"/>
            </w:tcBorders>
            <w:shd w:val="clear" w:color="auto" w:fill="auto"/>
            <w:noWrap/>
            <w:vAlign w:val="center"/>
            <w:tcPrChange w:id="145"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146" w:author="Hải Đức" w:date="2017-05-07T22:44:00Z"/>
                <w:color w:val="000000"/>
                <w:lang w:eastAsia="vi-VN"/>
              </w:rPr>
            </w:pPr>
            <w:del w:id="147" w:author="Hải Đức" w:date="2017-05-07T22:44:00Z">
              <w:r w:rsidRPr="00B01D5A" w:rsidDel="00B42B91">
                <w:rPr>
                  <w:color w:val="000000"/>
                  <w:lang w:eastAsia="vi-VN"/>
                </w:rPr>
                <w:delText>int</w:delText>
              </w:r>
            </w:del>
          </w:p>
        </w:tc>
        <w:tc>
          <w:tcPr>
            <w:tcW w:w="990" w:type="dxa"/>
            <w:tcBorders>
              <w:top w:val="nil"/>
              <w:left w:val="nil"/>
              <w:bottom w:val="single" w:sz="4" w:space="0" w:color="auto"/>
              <w:right w:val="single" w:sz="4" w:space="0" w:color="auto"/>
            </w:tcBorders>
            <w:shd w:val="clear" w:color="auto" w:fill="auto"/>
            <w:noWrap/>
            <w:vAlign w:val="center"/>
            <w:tcPrChange w:id="148"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jc w:val="right"/>
              <w:rPr>
                <w:del w:id="149" w:author="Hải Đức" w:date="2017-05-07T22:44: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150"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151" w:author="Hải Đức" w:date="2017-05-07T22:44:00Z"/>
                <w:color w:val="000000"/>
                <w:lang w:val="vi-VN" w:eastAsia="vi-VN"/>
              </w:rPr>
            </w:pPr>
            <w:del w:id="152" w:author="Hải Đức" w:date="2017-05-07T22:44:00Z">
              <w:r w:rsidRPr="00B01D5A" w:rsidDel="00B42B91">
                <w:rPr>
                  <w:color w:val="000000"/>
                  <w:lang w:val="vi-VN" w:eastAsia="vi-VN"/>
                </w:rPr>
                <w:delText> not null</w:delText>
              </w:r>
            </w:del>
          </w:p>
        </w:tc>
        <w:tc>
          <w:tcPr>
            <w:tcW w:w="2463" w:type="dxa"/>
            <w:tcBorders>
              <w:top w:val="nil"/>
              <w:left w:val="nil"/>
              <w:bottom w:val="single" w:sz="4" w:space="0" w:color="auto"/>
              <w:right w:val="single" w:sz="8" w:space="0" w:color="auto"/>
            </w:tcBorders>
            <w:shd w:val="clear" w:color="auto" w:fill="auto"/>
            <w:noWrap/>
            <w:vAlign w:val="center"/>
            <w:tcPrChange w:id="153"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Del="00B42B91" w:rsidRDefault="00D4179D" w:rsidP="00A43765">
            <w:pPr>
              <w:spacing w:after="120"/>
              <w:rPr>
                <w:del w:id="154" w:author="Hải Đức" w:date="2017-05-07T22:44:00Z"/>
                <w:color w:val="000000"/>
                <w:lang w:eastAsia="vi-VN"/>
              </w:rPr>
            </w:pPr>
            <w:del w:id="155" w:author="Hải Đức" w:date="2017-05-07T22:44:00Z">
              <w:r w:rsidRPr="00B01D5A" w:rsidDel="00B42B91">
                <w:rPr>
                  <w:color w:val="000000"/>
                  <w:lang w:eastAsia="vi-VN"/>
                </w:rPr>
                <w:delText>Mã của Album</w:delText>
              </w:r>
            </w:del>
          </w:p>
        </w:tc>
      </w:tr>
      <w:tr w:rsidR="00D4179D" w:rsidRPr="008B4AC1" w:rsidTr="00B42B91">
        <w:trPr>
          <w:trHeight w:val="286"/>
          <w:trPrChange w:id="156"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57"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Change w:id="158"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990" w:type="dxa"/>
            <w:tcBorders>
              <w:top w:val="nil"/>
              <w:left w:val="nil"/>
              <w:bottom w:val="single" w:sz="4" w:space="0" w:color="auto"/>
              <w:right w:val="single" w:sz="4" w:space="0" w:color="auto"/>
            </w:tcBorders>
            <w:shd w:val="clear" w:color="auto" w:fill="auto"/>
            <w:noWrap/>
            <w:vAlign w:val="center"/>
            <w:hideMark/>
            <w:tcPrChange w:id="159"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60"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Change w:id="161"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eastAsia="vi-VN"/>
              </w:rPr>
              <w:t>M</w:t>
            </w:r>
            <w:ins w:id="162" w:author="Hải Đức" w:date="2017-05-07T22:45:00Z">
              <w:r w:rsidR="00B42B91">
                <w:rPr>
                  <w:color w:val="000000"/>
                  <w:lang w:eastAsia="vi-VN"/>
                </w:rPr>
                <w:t>ô tả cho bài đăng</w:t>
              </w:r>
            </w:ins>
            <w:del w:id="163" w:author="Hải Đức" w:date="2017-05-07T22:45:00Z">
              <w:r w:rsidRPr="00B01D5A" w:rsidDel="00B42B91">
                <w:rPr>
                  <w:color w:val="000000"/>
                  <w:lang w:eastAsia="vi-VN"/>
                </w:rPr>
                <w:delText>iêu tả cho ảnh</w:delText>
              </w:r>
            </w:del>
          </w:p>
        </w:tc>
      </w:tr>
      <w:tr w:rsidR="00D4179D" w:rsidRPr="008B4AC1" w:rsidTr="00B42B91">
        <w:trPr>
          <w:trHeight w:val="286"/>
          <w:trPrChange w:id="164"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65"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524571" w:rsidP="00A43765">
            <w:pPr>
              <w:spacing w:after="120"/>
              <w:rPr>
                <w:color w:val="000000"/>
                <w:lang w:eastAsia="vi-VN"/>
              </w:rPr>
            </w:pPr>
            <w:ins w:id="166" w:author="Hải Đức" w:date="2017-05-07T22:56:00Z">
              <w:r w:rsidRPr="00524571">
                <w:rPr>
                  <w:color w:val="000000"/>
                  <w:lang w:eastAsia="vi-VN"/>
                </w:rPr>
                <w:t>Precinct</w:t>
              </w:r>
            </w:ins>
            <w:del w:id="167" w:author="Hải Đức" w:date="2017-05-07T22:56:00Z">
              <w:r w:rsidR="00D4179D" w:rsidRPr="00B01D5A" w:rsidDel="00524571">
                <w:rPr>
                  <w:color w:val="000000"/>
                  <w:lang w:eastAsia="vi-VN"/>
                </w:rPr>
                <w:delText>Ward</w:delText>
              </w:r>
            </w:del>
            <w:r w:rsidR="00D4179D"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168"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169"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170"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42B91" w:rsidRDefault="00D4179D">
            <w:pPr>
              <w:spacing w:after="120"/>
              <w:rPr>
                <w:color w:val="000000"/>
                <w:lang w:eastAsia="vi-VN"/>
                <w:rPrChange w:id="171" w:author="Hải Đức" w:date="2017-05-07T22:46:00Z">
                  <w:rPr>
                    <w:color w:val="000000"/>
                    <w:lang w:val="vi-VN" w:eastAsia="vi-VN"/>
                  </w:rPr>
                </w:rPrChange>
              </w:rPr>
            </w:pPr>
            <w:r w:rsidRPr="00B01D5A">
              <w:rPr>
                <w:color w:val="000000"/>
                <w:lang w:val="vi-VN" w:eastAsia="vi-VN"/>
              </w:rPr>
              <w:t> </w:t>
            </w:r>
            <w:ins w:id="172" w:author="Hải Đức" w:date="2017-05-07T22:46:00Z">
              <w:r w:rsidR="00B42B91">
                <w:rPr>
                  <w:color w:val="000000"/>
                  <w:lang w:eastAsia="vi-VN"/>
                </w:rPr>
                <w:t>FOREIGN KEY (</w:t>
              </w:r>
            </w:ins>
            <w:ins w:id="173" w:author="Hải Đức" w:date="2017-05-07T22:56:00Z">
              <w:r w:rsidR="00524571" w:rsidRPr="00524571">
                <w:rPr>
                  <w:color w:val="000000"/>
                  <w:lang w:eastAsia="vi-VN"/>
                </w:rPr>
                <w:t>Precinct</w:t>
              </w:r>
            </w:ins>
            <w:ins w:id="174" w:author="Hải Đức" w:date="2017-05-07T22:46:00Z">
              <w:r w:rsidR="00B42B91">
                <w:rPr>
                  <w:color w:val="000000"/>
                  <w:lang w:eastAsia="vi-VN"/>
                </w:rPr>
                <w:t>s)</w:t>
              </w:r>
            </w:ins>
          </w:p>
        </w:tc>
        <w:tc>
          <w:tcPr>
            <w:tcW w:w="2463" w:type="dxa"/>
            <w:tcBorders>
              <w:top w:val="nil"/>
              <w:left w:val="nil"/>
              <w:bottom w:val="single" w:sz="4" w:space="0" w:color="auto"/>
              <w:right w:val="single" w:sz="8" w:space="0" w:color="auto"/>
            </w:tcBorders>
            <w:shd w:val="clear" w:color="auto" w:fill="auto"/>
            <w:noWrap/>
            <w:vAlign w:val="center"/>
            <w:hideMark/>
            <w:tcPrChange w:id="175"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176" w:author="Hải Đức" w:date="2017-05-07T23:26:00Z">
              <w:r w:rsidRPr="00B01D5A" w:rsidDel="00A447E5">
                <w:rPr>
                  <w:color w:val="000000"/>
                  <w:lang w:eastAsia="vi-VN"/>
                </w:rPr>
                <w:delText>Mã</w:delText>
              </w:r>
            </w:del>
            <w:ins w:id="177" w:author="Hải Đức" w:date="2017-05-07T23:26:00Z">
              <w:r w:rsidR="00A447E5">
                <w:rPr>
                  <w:color w:val="000000"/>
                  <w:lang w:eastAsia="vi-VN"/>
                </w:rPr>
                <w:t>Id</w:t>
              </w:r>
            </w:ins>
            <w:r w:rsidRPr="00B01D5A">
              <w:rPr>
                <w:color w:val="000000"/>
                <w:lang w:eastAsia="vi-VN"/>
              </w:rPr>
              <w:t xml:space="preserve"> xã</w:t>
            </w:r>
            <w:ins w:id="178" w:author="Hải Đức" w:date="2017-05-07T22:57:00Z">
              <w:r w:rsidR="00524571">
                <w:rPr>
                  <w:color w:val="000000"/>
                  <w:lang w:eastAsia="vi-VN"/>
                </w:rPr>
                <w:t>/phường</w:t>
              </w:r>
            </w:ins>
          </w:p>
        </w:tc>
      </w:tr>
      <w:tr w:rsidR="00D4179D" w:rsidRPr="008B4AC1" w:rsidTr="00B42B91">
        <w:trPr>
          <w:trHeight w:val="286"/>
          <w:trPrChange w:id="179"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80"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lastRenderedPageBreak/>
              <w:t>DistricId</w:t>
            </w:r>
          </w:p>
        </w:tc>
        <w:tc>
          <w:tcPr>
            <w:tcW w:w="1629" w:type="dxa"/>
            <w:tcBorders>
              <w:top w:val="nil"/>
              <w:left w:val="nil"/>
              <w:bottom w:val="single" w:sz="4" w:space="0" w:color="auto"/>
              <w:right w:val="single" w:sz="4" w:space="0" w:color="auto"/>
            </w:tcBorders>
            <w:shd w:val="clear" w:color="auto" w:fill="auto"/>
            <w:noWrap/>
            <w:vAlign w:val="center"/>
            <w:tcPrChange w:id="181"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tcPrChange w:id="182"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183"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rPr>
                <w:color w:val="000000"/>
                <w:lang w:val="vi-VN" w:eastAsia="vi-VN"/>
              </w:rPr>
            </w:pPr>
            <w:r w:rsidRPr="00B01D5A">
              <w:rPr>
                <w:color w:val="000000"/>
                <w:lang w:val="vi-VN" w:eastAsia="vi-VN"/>
              </w:rPr>
              <w:t> </w:t>
            </w:r>
            <w:ins w:id="184" w:author="Hải Đức" w:date="2017-05-07T22:56:00Z">
              <w:r w:rsidR="00524571">
                <w:rPr>
                  <w:color w:val="000000"/>
                  <w:lang w:eastAsia="vi-VN"/>
                </w:rPr>
                <w:t>FOREIGN KEY (Districts)</w:t>
              </w:r>
            </w:ins>
          </w:p>
        </w:tc>
        <w:tc>
          <w:tcPr>
            <w:tcW w:w="2463" w:type="dxa"/>
            <w:tcBorders>
              <w:top w:val="nil"/>
              <w:left w:val="nil"/>
              <w:bottom w:val="single" w:sz="4" w:space="0" w:color="auto"/>
              <w:right w:val="single" w:sz="8" w:space="0" w:color="auto"/>
            </w:tcBorders>
            <w:shd w:val="clear" w:color="auto" w:fill="auto"/>
            <w:noWrap/>
            <w:vAlign w:val="center"/>
            <w:tcPrChange w:id="185"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del w:id="186" w:author="Hải Đức" w:date="2017-05-07T23:26:00Z">
              <w:r w:rsidRPr="00B01D5A" w:rsidDel="00A447E5">
                <w:rPr>
                  <w:color w:val="000000"/>
                  <w:lang w:eastAsia="vi-VN"/>
                </w:rPr>
                <w:delText>Mã</w:delText>
              </w:r>
            </w:del>
            <w:ins w:id="187" w:author="Hải Đức" w:date="2017-05-07T23:26:00Z">
              <w:r w:rsidR="00A447E5">
                <w:rPr>
                  <w:color w:val="000000"/>
                  <w:lang w:eastAsia="vi-VN"/>
                </w:rPr>
                <w:t>Id</w:t>
              </w:r>
            </w:ins>
            <w:r w:rsidRPr="00B01D5A">
              <w:rPr>
                <w:color w:val="000000"/>
                <w:lang w:eastAsia="vi-VN"/>
              </w:rPr>
              <w:t xml:space="preserve"> quận</w:t>
            </w:r>
            <w:ins w:id="188" w:author="Hải Đức" w:date="2017-05-07T22:57:00Z">
              <w:r w:rsidR="00524571">
                <w:rPr>
                  <w:color w:val="000000"/>
                  <w:lang w:eastAsia="vi-VN"/>
                </w:rPr>
                <w:t>/huyện</w:t>
              </w:r>
            </w:ins>
          </w:p>
        </w:tc>
      </w:tr>
      <w:tr w:rsidR="00D4179D" w:rsidRPr="008B4AC1" w:rsidTr="00B42B91">
        <w:trPr>
          <w:trHeight w:val="301"/>
          <w:trPrChange w:id="189"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90"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Change w:id="191"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192"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93"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524571">
            <w:pPr>
              <w:spacing w:after="120"/>
              <w:rPr>
                <w:color w:val="000000"/>
                <w:lang w:val="vi-VN" w:eastAsia="vi-VN"/>
              </w:rPr>
            </w:pPr>
            <w:ins w:id="194" w:author="Hải Đức" w:date="2017-05-07T22:56:00Z">
              <w:r>
                <w:rPr>
                  <w:color w:val="000000"/>
                  <w:lang w:eastAsia="vi-VN"/>
                </w:rPr>
                <w:t>FOREIGN KEY (</w:t>
              </w:r>
              <w:r w:rsidRPr="00524571">
                <w:rPr>
                  <w:color w:val="000000"/>
                  <w:lang w:eastAsia="vi-VN"/>
                </w:rPr>
                <w:t>P</w:t>
              </w:r>
              <w:r>
                <w:rPr>
                  <w:color w:val="000000"/>
                  <w:lang w:eastAsia="vi-VN"/>
                </w:rPr>
                <w:t>rovinces)</w:t>
              </w:r>
            </w:ins>
          </w:p>
        </w:tc>
        <w:tc>
          <w:tcPr>
            <w:tcW w:w="2463" w:type="dxa"/>
            <w:tcBorders>
              <w:top w:val="nil"/>
              <w:left w:val="nil"/>
              <w:bottom w:val="single" w:sz="8" w:space="0" w:color="auto"/>
              <w:right w:val="single" w:sz="8" w:space="0" w:color="auto"/>
            </w:tcBorders>
            <w:shd w:val="clear" w:color="auto" w:fill="auto"/>
            <w:noWrap/>
            <w:vAlign w:val="center"/>
            <w:tcPrChange w:id="195"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rPr>
                <w:color w:val="000000"/>
                <w:lang w:eastAsia="vi-VN"/>
              </w:rPr>
            </w:pPr>
            <w:del w:id="196" w:author="Hải Đức" w:date="2017-05-07T23:26:00Z">
              <w:r w:rsidRPr="00B01D5A" w:rsidDel="00A447E5">
                <w:rPr>
                  <w:color w:val="000000"/>
                  <w:lang w:eastAsia="vi-VN"/>
                </w:rPr>
                <w:delText>Mã</w:delText>
              </w:r>
            </w:del>
            <w:ins w:id="197" w:author="Hải Đức" w:date="2017-05-07T23:26:00Z">
              <w:r w:rsidR="00A447E5">
                <w:rPr>
                  <w:color w:val="000000"/>
                  <w:lang w:eastAsia="vi-VN"/>
                </w:rPr>
                <w:t>Id</w:t>
              </w:r>
            </w:ins>
            <w:r w:rsidRPr="00B01D5A">
              <w:rPr>
                <w:color w:val="000000"/>
                <w:lang w:eastAsia="vi-VN"/>
              </w:rPr>
              <w:t xml:space="preserve"> </w:t>
            </w:r>
            <w:del w:id="198" w:author="Hải Đức" w:date="2017-05-07T22:57:00Z">
              <w:r w:rsidRPr="00B01D5A" w:rsidDel="00524571">
                <w:rPr>
                  <w:color w:val="000000"/>
                  <w:lang w:eastAsia="vi-VN"/>
                </w:rPr>
                <w:delText>thành ph</w:delText>
              </w:r>
            </w:del>
            <w:ins w:id="199" w:author="Hải Đức" w:date="2017-05-07T22:57:00Z">
              <w:r w:rsidR="00524571">
                <w:rPr>
                  <w:color w:val="000000"/>
                  <w:lang w:eastAsia="vi-VN"/>
                </w:rPr>
                <w:t>tỉnh/thành phố</w:t>
              </w:r>
            </w:ins>
            <w:del w:id="200" w:author="Hải Đức" w:date="2017-05-07T22:57:00Z">
              <w:r w:rsidRPr="00B01D5A" w:rsidDel="00524571">
                <w:rPr>
                  <w:color w:val="000000"/>
                  <w:lang w:eastAsia="vi-VN"/>
                </w:rPr>
                <w:delText>ố</w:delText>
              </w:r>
            </w:del>
          </w:p>
        </w:tc>
      </w:tr>
      <w:tr w:rsidR="00D4179D" w:rsidRPr="00E001AB" w:rsidTr="00B42B91">
        <w:trPr>
          <w:trHeight w:val="301"/>
          <w:trPrChange w:id="201"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202"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Change w:id="203"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990" w:type="dxa"/>
            <w:tcBorders>
              <w:top w:val="nil"/>
              <w:left w:val="nil"/>
              <w:bottom w:val="single" w:sz="8" w:space="0" w:color="auto"/>
              <w:right w:val="single" w:sz="4" w:space="0" w:color="auto"/>
            </w:tcBorders>
            <w:shd w:val="clear" w:color="auto" w:fill="auto"/>
            <w:noWrap/>
            <w:vAlign w:val="center"/>
            <w:tcPrChange w:id="204"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05"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Change w:id="206"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B42B91">
        <w:trPr>
          <w:trHeight w:val="301"/>
          <w:trPrChange w:id="207"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208"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Change w:id="209"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210"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11"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212"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B42B91">
        <w:trPr>
          <w:trHeight w:val="301"/>
          <w:trPrChange w:id="213"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214"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Change w:id="215"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216"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17"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218"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B42B91">
        <w:trPr>
          <w:trHeight w:val="301"/>
          <w:trPrChange w:id="219"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220"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CreatedByUserId</w:t>
            </w:r>
          </w:p>
        </w:tc>
        <w:tc>
          <w:tcPr>
            <w:tcW w:w="1629" w:type="dxa"/>
            <w:tcBorders>
              <w:top w:val="nil"/>
              <w:left w:val="nil"/>
              <w:bottom w:val="single" w:sz="8" w:space="0" w:color="auto"/>
              <w:right w:val="single" w:sz="4" w:space="0" w:color="auto"/>
            </w:tcBorders>
            <w:shd w:val="clear" w:color="auto" w:fill="auto"/>
            <w:noWrap/>
            <w:vAlign w:val="center"/>
            <w:tcPrChange w:id="221"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222"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23"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524571" w:rsidRDefault="00D4179D">
            <w:pPr>
              <w:spacing w:after="120"/>
              <w:rPr>
                <w:color w:val="000000"/>
                <w:lang w:eastAsia="vi-VN"/>
                <w:rPrChange w:id="224" w:author="Hải Đức" w:date="2017-05-07T22:57:00Z">
                  <w:rPr>
                    <w:color w:val="000000"/>
                    <w:lang w:val="vi-VN" w:eastAsia="vi-VN"/>
                  </w:rPr>
                </w:rPrChange>
              </w:rPr>
            </w:pPr>
            <w:r w:rsidRPr="00B01D5A">
              <w:rPr>
                <w:color w:val="000000"/>
                <w:lang w:val="vi-VN" w:eastAsia="vi-VN"/>
              </w:rPr>
              <w:t>not null</w:t>
            </w:r>
            <w:ins w:id="225" w:author="Hải Đức" w:date="2017-05-07T22:57:00Z">
              <w:r w:rsidR="00524571">
                <w:rPr>
                  <w:color w:val="000000"/>
                  <w:lang w:eastAsia="vi-VN"/>
                </w:rPr>
                <w:t>, FOREIGN KEY (Users)</w:t>
              </w:r>
            </w:ins>
          </w:p>
        </w:tc>
        <w:tc>
          <w:tcPr>
            <w:tcW w:w="2463" w:type="dxa"/>
            <w:tcBorders>
              <w:top w:val="nil"/>
              <w:left w:val="nil"/>
              <w:bottom w:val="single" w:sz="8" w:space="0" w:color="auto"/>
              <w:right w:val="single" w:sz="8" w:space="0" w:color="auto"/>
            </w:tcBorders>
            <w:shd w:val="clear" w:color="auto" w:fill="auto"/>
            <w:noWrap/>
            <w:vAlign w:val="center"/>
            <w:tcPrChange w:id="226"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524571" w:rsidRDefault="00D4179D" w:rsidP="00A43765">
            <w:pPr>
              <w:spacing w:after="120"/>
              <w:rPr>
                <w:color w:val="000000"/>
                <w:lang w:eastAsia="vi-VN"/>
                <w:rPrChange w:id="227" w:author="Hải Đức" w:date="2017-05-07T22:58:00Z">
                  <w:rPr>
                    <w:color w:val="000000"/>
                    <w:lang w:val="vi-VN" w:eastAsia="vi-VN"/>
                  </w:rPr>
                </w:rPrChange>
              </w:rPr>
            </w:pPr>
            <w:del w:id="228" w:author="Hải Đức" w:date="2017-05-07T22:58:00Z">
              <w:r w:rsidRPr="00B01D5A" w:rsidDel="00524571">
                <w:rPr>
                  <w:color w:val="000000"/>
                  <w:lang w:val="vi-VN" w:eastAsia="vi-VN"/>
                </w:rPr>
                <w:delText>Tạo bởi người dùng có m</w:delText>
              </w:r>
            </w:del>
            <w:ins w:id="229" w:author="Hải Đức" w:date="2017-05-07T22:58:00Z">
              <w:r w:rsidR="00524571">
                <w:rPr>
                  <w:color w:val="000000"/>
                  <w:lang w:eastAsia="vi-VN"/>
                </w:rPr>
                <w:t>Người dùng tạo bài đăng</w:t>
              </w:r>
            </w:ins>
            <w:del w:id="230" w:author="Hải Đức" w:date="2017-05-07T22:58:00Z">
              <w:r w:rsidRPr="00B01D5A" w:rsidDel="00524571">
                <w:rPr>
                  <w:color w:val="000000"/>
                  <w:lang w:val="vi-VN" w:eastAsia="vi-VN"/>
                </w:rPr>
                <w:delText>ã</w:delText>
              </w:r>
            </w:del>
          </w:p>
        </w:tc>
      </w:tr>
      <w:tr w:rsidR="00D4179D" w:rsidTr="00A67240">
        <w:trPr>
          <w:trHeight w:val="301"/>
          <w:trPrChange w:id="231" w:author="Hải Đức" w:date="2017-05-07T23:05:00Z">
            <w:trPr>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232"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4" w:space="0" w:color="auto"/>
              <w:right w:val="single" w:sz="4" w:space="0" w:color="auto"/>
            </w:tcBorders>
            <w:shd w:val="clear" w:color="auto" w:fill="auto"/>
            <w:noWrap/>
            <w:vAlign w:val="center"/>
            <w:tcPrChange w:id="233"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990" w:type="dxa"/>
            <w:tcBorders>
              <w:top w:val="nil"/>
              <w:left w:val="nil"/>
              <w:bottom w:val="single" w:sz="4" w:space="0" w:color="auto"/>
              <w:right w:val="single" w:sz="4" w:space="0" w:color="auto"/>
            </w:tcBorders>
            <w:shd w:val="clear" w:color="auto" w:fill="auto"/>
            <w:noWrap/>
            <w:vAlign w:val="center"/>
            <w:tcPrChange w:id="234" w:author="Hải Đức" w:date="2017-05-07T23:05: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235"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4" w:space="0" w:color="auto"/>
              <w:right w:val="single" w:sz="8" w:space="0" w:color="auto"/>
            </w:tcBorders>
            <w:shd w:val="clear" w:color="auto" w:fill="auto"/>
            <w:noWrap/>
            <w:vAlign w:val="center"/>
            <w:tcPrChange w:id="236"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Ngày được tạo</w:t>
            </w:r>
          </w:p>
        </w:tc>
      </w:tr>
      <w:tr w:rsidR="00A67240" w:rsidTr="00A67240">
        <w:tblPrEx>
          <w:tblPrExChange w:id="237" w:author="Hải Đức" w:date="2017-05-07T23:05:00Z">
            <w:tblPrEx>
              <w:tblW w:w="9661" w:type="dxa"/>
            </w:tblPrEx>
          </w:tblPrExChange>
        </w:tblPrEx>
        <w:trPr>
          <w:trHeight w:val="301"/>
          <w:ins w:id="238" w:author="Hải Đức" w:date="2017-05-07T23:05:00Z"/>
          <w:trPrChange w:id="239" w:author="Hải Đức" w:date="2017-05-07T23:05: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240"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A43765">
            <w:pPr>
              <w:spacing w:after="120"/>
              <w:rPr>
                <w:ins w:id="241" w:author="Hải Đức" w:date="2017-05-07T23:05:00Z"/>
                <w:color w:val="000000"/>
                <w:lang w:eastAsia="vi-VN"/>
              </w:rPr>
            </w:pPr>
            <w:ins w:id="242" w:author="Hải Đức" w:date="2017-05-07T23:05: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243"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A67240" w:rsidRPr="00B01D5A" w:rsidRDefault="00A67240" w:rsidP="00A43765">
            <w:pPr>
              <w:spacing w:after="120"/>
              <w:rPr>
                <w:ins w:id="244" w:author="Hải Đức" w:date="2017-05-07T23:05:00Z"/>
                <w:color w:val="000000"/>
                <w:lang w:eastAsia="vi-VN"/>
              </w:rPr>
            </w:pPr>
            <w:ins w:id="245" w:author="Hải Đức" w:date="2017-05-07T23:06:00Z">
              <w:r w:rsidRPr="00B01D5A">
                <w:rPr>
                  <w:color w:val="000000"/>
                  <w:lang w:eastAsia="vi-VN"/>
                </w:rPr>
                <w:t>nvarchar</w:t>
              </w:r>
            </w:ins>
          </w:p>
        </w:tc>
        <w:tc>
          <w:tcPr>
            <w:tcW w:w="990" w:type="dxa"/>
            <w:tcBorders>
              <w:top w:val="single" w:sz="4" w:space="0" w:color="auto"/>
              <w:left w:val="nil"/>
              <w:bottom w:val="single" w:sz="8" w:space="0" w:color="auto"/>
              <w:right w:val="single" w:sz="4" w:space="0" w:color="auto"/>
            </w:tcBorders>
            <w:shd w:val="clear" w:color="auto" w:fill="auto"/>
            <w:noWrap/>
            <w:vAlign w:val="center"/>
            <w:tcPrChange w:id="246" w:author="Hải Đức" w:date="2017-05-07T23:05:00Z">
              <w:tcPr>
                <w:tcW w:w="990" w:type="dxa"/>
                <w:tcBorders>
                  <w:top w:val="nil"/>
                  <w:left w:val="nil"/>
                  <w:bottom w:val="single" w:sz="8" w:space="0" w:color="auto"/>
                  <w:right w:val="single" w:sz="4" w:space="0" w:color="auto"/>
                </w:tcBorders>
                <w:shd w:val="clear" w:color="auto" w:fill="auto"/>
                <w:noWrap/>
                <w:vAlign w:val="center"/>
              </w:tcPr>
            </w:tcPrChange>
          </w:tcPr>
          <w:p w:rsidR="00A67240" w:rsidRPr="00A67240" w:rsidRDefault="00A67240" w:rsidP="00A43765">
            <w:pPr>
              <w:spacing w:after="120"/>
              <w:rPr>
                <w:ins w:id="247" w:author="Hải Đức" w:date="2017-05-07T23:05:00Z"/>
                <w:color w:val="000000"/>
                <w:lang w:eastAsia="vi-VN"/>
                <w:rPrChange w:id="248" w:author="Hải Đức" w:date="2017-05-07T23:06:00Z">
                  <w:rPr>
                    <w:ins w:id="249" w:author="Hải Đức" w:date="2017-05-07T23:05:00Z"/>
                    <w:color w:val="000000"/>
                    <w:lang w:val="vi-VN" w:eastAsia="vi-VN"/>
                  </w:rPr>
                </w:rPrChange>
              </w:rPr>
            </w:pPr>
            <w:ins w:id="250" w:author="Hải Đức" w:date="2017-05-07T23:06: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51"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A43765">
            <w:pPr>
              <w:spacing w:after="120"/>
              <w:rPr>
                <w:ins w:id="252" w:author="Hải Đức" w:date="2017-05-07T23:05:00Z"/>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253"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A67240" w:rsidRPr="00B01D5A" w:rsidRDefault="00A67240" w:rsidP="00A43765">
            <w:pPr>
              <w:spacing w:after="120"/>
              <w:rPr>
                <w:ins w:id="254" w:author="Hải Đức" w:date="2017-05-07T23:05:00Z"/>
                <w:color w:val="000000"/>
                <w:lang w:eastAsia="vi-VN"/>
              </w:rPr>
            </w:pPr>
            <w:ins w:id="255" w:author="Hải Đức" w:date="2017-05-07T23:06:00Z">
              <w:r>
                <w:rPr>
                  <w:color w:val="000000"/>
                  <w:lang w:eastAsia="vi-VN"/>
                </w:rPr>
                <w:t>Trạng thái</w:t>
              </w:r>
            </w:ins>
          </w:p>
        </w:tc>
      </w:tr>
    </w:tbl>
    <w:p w:rsidR="00D4179D" w:rsidDel="00EC42C4" w:rsidRDefault="00D4179D">
      <w:pPr>
        <w:rPr>
          <w:del w:id="256" w:author="Hải Đức" w:date="2017-05-07T22:58:00Z"/>
          <w:b/>
        </w:rPr>
        <w:pPrChange w:id="257" w:author="Hải Đức" w:date="2017-05-07T23:04:00Z">
          <w:pPr>
            <w:pStyle w:val="ListParagraph"/>
            <w:numPr>
              <w:ilvl w:val="2"/>
              <w:numId w:val="8"/>
            </w:numPr>
            <w:ind w:left="786" w:hanging="360"/>
          </w:pPr>
        </w:pPrChange>
      </w:pPr>
    </w:p>
    <w:p w:rsidR="00EC42C4" w:rsidRPr="00EC42C4" w:rsidRDefault="00EC42C4">
      <w:pPr>
        <w:ind w:left="360"/>
        <w:rPr>
          <w:ins w:id="258" w:author="Hải Đức" w:date="2017-05-07T23:04:00Z"/>
          <w:b/>
          <w:rPrChange w:id="259" w:author="Hải Đức" w:date="2017-05-07T23:04:00Z">
            <w:rPr>
              <w:ins w:id="260" w:author="Hải Đức" w:date="2017-05-07T23:04:00Z"/>
            </w:rPr>
          </w:rPrChange>
        </w:rPr>
        <w:pPrChange w:id="261" w:author="Hải Đức" w:date="2017-05-07T23:04:00Z">
          <w:pPr/>
        </w:pPrChange>
      </w:pPr>
    </w:p>
    <w:p w:rsidR="00D4179D" w:rsidRPr="00EC42C4" w:rsidRDefault="00D4179D">
      <w:pPr>
        <w:pStyle w:val="ListParagraph"/>
        <w:numPr>
          <w:ilvl w:val="0"/>
          <w:numId w:val="13"/>
        </w:numPr>
        <w:rPr>
          <w:b/>
          <w:rPrChange w:id="262" w:author="Hải Đức" w:date="2017-05-07T23:04:00Z">
            <w:rPr/>
          </w:rPrChange>
        </w:rPr>
        <w:pPrChange w:id="263" w:author="Hải Đức" w:date="2017-05-08T00:03:00Z">
          <w:pPr>
            <w:pStyle w:val="ListParagraph"/>
            <w:numPr>
              <w:ilvl w:val="2"/>
              <w:numId w:val="8"/>
            </w:numPr>
            <w:ind w:left="786" w:hanging="360"/>
          </w:pPr>
        </w:pPrChange>
      </w:pPr>
      <w:r w:rsidRPr="00EC42C4">
        <w:rPr>
          <w:b/>
          <w:rPrChange w:id="264" w:author="Hải Đức" w:date="2017-05-07T23:04:00Z">
            <w:rPr/>
          </w:rPrChange>
        </w:rPr>
        <w:t>Bảng Albums:</w:t>
      </w:r>
      <w:ins w:id="265" w:author="Hải Đức" w:date="2017-05-08T00:19:00Z">
        <w:r w:rsidR="00487302">
          <w:rPr>
            <w:b/>
          </w:rPr>
          <w:t xml:space="preserve"> (Album)</w:t>
        </w:r>
      </w:ins>
      <w:del w:id="266" w:author="Hải Đức" w:date="2017-05-07T23:17:00Z">
        <w:r w:rsidRPr="00EC42C4" w:rsidDel="00A447E5">
          <w:rPr>
            <w:b/>
            <w:rPrChange w:id="267" w:author="Hải Đức" w:date="2017-05-07T23:04:00Z">
              <w:rPr/>
            </w:rPrChange>
          </w:rPr>
          <w:delText xml:space="preserve"> ( Album ảnh)</w:delText>
        </w:r>
      </w:del>
    </w:p>
    <w:p w:rsidR="00D4179D" w:rsidRDefault="00D4179D" w:rsidP="00D4179D"/>
    <w:tbl>
      <w:tblPr>
        <w:tblW w:w="9383" w:type="dxa"/>
        <w:tblLook w:val="04A0" w:firstRow="1" w:lastRow="0" w:firstColumn="1" w:lastColumn="0" w:noHBand="0" w:noVBand="1"/>
        <w:tblPrChange w:id="268" w:author="Hải Đức" w:date="2017-05-07T23:07:00Z">
          <w:tblPr>
            <w:tblW w:w="9661" w:type="dxa"/>
            <w:tblLook w:val="04A0" w:firstRow="1" w:lastRow="0" w:firstColumn="1" w:lastColumn="0" w:noHBand="0" w:noVBand="1"/>
          </w:tblPr>
        </w:tblPrChange>
      </w:tblPr>
      <w:tblGrid>
        <w:gridCol w:w="2185"/>
        <w:gridCol w:w="1471"/>
        <w:gridCol w:w="870"/>
        <w:gridCol w:w="2552"/>
        <w:gridCol w:w="2305"/>
        <w:tblGridChange w:id="269">
          <w:tblGrid>
            <w:gridCol w:w="2185"/>
            <w:gridCol w:w="1471"/>
            <w:gridCol w:w="158"/>
            <w:gridCol w:w="712"/>
            <w:gridCol w:w="278"/>
            <w:gridCol w:w="2274"/>
            <w:gridCol w:w="120"/>
            <w:gridCol w:w="2185"/>
            <w:gridCol w:w="278"/>
          </w:tblGrid>
        </w:tblGridChange>
      </w:tblGrid>
      <w:tr w:rsidR="00D4179D" w:rsidRPr="009109D5" w:rsidTr="00A67240">
        <w:trPr>
          <w:trHeight w:val="286"/>
          <w:trPrChange w:id="270" w:author="Hải Đức" w:date="2017-05-07T23:07:00Z">
            <w:trPr>
              <w:gridAfter w:val="0"/>
              <w:wAfter w:w="278" w:type="dxa"/>
              <w:trHeight w:val="286"/>
            </w:trPr>
          </w:trPrChange>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271" w:author="Hải Đức" w:date="2017-05-07T23:07:00Z">
              <w:tcPr>
                <w:tcW w:w="9383" w:type="dxa"/>
                <w:gridSpan w:val="8"/>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ins w:id="272" w:author="Hải Đức" w:date="2017-05-07T23:17:00Z">
              <w:r w:rsidR="00A447E5">
                <w:rPr>
                  <w:b/>
                  <w:bCs/>
                  <w:color w:val="000000"/>
                  <w:lang w:eastAsia="vi-VN"/>
                </w:rPr>
                <w:t>s</w:t>
              </w:r>
            </w:ins>
            <w:del w:id="273" w:author="Hải Đức" w:date="2017-05-07T23:17:00Z">
              <w:r w:rsidRPr="00B01D5A" w:rsidDel="00A447E5">
                <w:rPr>
                  <w:b/>
                  <w:bCs/>
                  <w:color w:val="000000"/>
                  <w:lang w:val="vi-VN" w:eastAsia="vi-VN"/>
                </w:rPr>
                <w:delText xml:space="preserve"> (</w:delText>
              </w:r>
              <w:r w:rsidRPr="00B01D5A" w:rsidDel="00A447E5">
                <w:rPr>
                  <w:b/>
                  <w:bCs/>
                  <w:color w:val="000000"/>
                  <w:lang w:eastAsia="vi-VN"/>
                </w:rPr>
                <w:delText>Albums</w:delText>
              </w:r>
              <w:r w:rsidRPr="00B01D5A" w:rsidDel="00A447E5">
                <w:rPr>
                  <w:b/>
                  <w:bCs/>
                  <w:color w:val="000000"/>
                  <w:lang w:val="vi-VN" w:eastAsia="vi-VN"/>
                </w:rPr>
                <w:delText>)</w:delText>
              </w:r>
            </w:del>
          </w:p>
        </w:tc>
      </w:tr>
      <w:tr w:rsidR="00D4179D" w:rsidRPr="009109D5" w:rsidTr="00A67240">
        <w:trPr>
          <w:trHeight w:val="286"/>
          <w:trPrChange w:id="274"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75"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Change w:id="276"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Change w:id="277"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78"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Change w:id="279"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67240">
        <w:trPr>
          <w:trHeight w:val="286"/>
          <w:trPrChange w:id="280"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81"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282"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283"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84"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285"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286" w:author="Hải Đức" w:date="2017-05-07T23:26:00Z">
              <w:r w:rsidRPr="00B01D5A" w:rsidDel="00A447E5">
                <w:rPr>
                  <w:color w:val="000000"/>
                  <w:lang w:eastAsia="vi-VN"/>
                </w:rPr>
                <w:delText>Mã</w:delText>
              </w:r>
            </w:del>
            <w:ins w:id="287" w:author="Hải Đức" w:date="2017-05-07T23:26:00Z">
              <w:r w:rsidR="00A447E5">
                <w:rPr>
                  <w:color w:val="000000"/>
                  <w:lang w:eastAsia="vi-VN"/>
                </w:rPr>
                <w:t>Id</w:t>
              </w:r>
            </w:ins>
            <w:r w:rsidRPr="00B01D5A">
              <w:rPr>
                <w:color w:val="000000"/>
                <w:lang w:eastAsia="vi-VN"/>
              </w:rPr>
              <w:t xml:space="preserve"> của album</w:t>
            </w:r>
          </w:p>
        </w:tc>
      </w:tr>
      <w:tr w:rsidR="00D4179D" w:rsidRPr="009109D5" w:rsidTr="00A67240">
        <w:trPr>
          <w:trHeight w:val="286"/>
          <w:trPrChange w:id="288"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89"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Change w:id="290"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291"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92"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Change w:id="293"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67240">
        <w:trPr>
          <w:trHeight w:val="286"/>
          <w:trPrChange w:id="294"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95"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Change w:id="296"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297"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98"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Change w:id="299"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eastAsia="vi-VN"/>
              </w:rPr>
              <w:t>M</w:t>
            </w:r>
            <w:ins w:id="300" w:author="Hải Đức" w:date="2017-05-07T22:58:00Z">
              <w:r w:rsidR="00524571">
                <w:rPr>
                  <w:color w:val="000000"/>
                  <w:lang w:eastAsia="vi-VN"/>
                </w:rPr>
                <w:t>ô</w:t>
              </w:r>
            </w:ins>
            <w:del w:id="301" w:author="Hải Đức" w:date="2017-05-07T22:58:00Z">
              <w:r w:rsidRPr="00B01D5A" w:rsidDel="00524571">
                <w:rPr>
                  <w:color w:val="000000"/>
                  <w:lang w:eastAsia="vi-VN"/>
                </w:rPr>
                <w:delText>iêu</w:delText>
              </w:r>
            </w:del>
            <w:r w:rsidRPr="00B01D5A">
              <w:rPr>
                <w:color w:val="000000"/>
                <w:lang w:eastAsia="vi-VN"/>
              </w:rPr>
              <w:t xml:space="preserve"> tả cho album</w:t>
            </w:r>
          </w:p>
        </w:tc>
      </w:tr>
      <w:tr w:rsidR="00D4179D" w:rsidRPr="00EA2D07" w:rsidTr="00A67240">
        <w:trPr>
          <w:trHeight w:val="286"/>
          <w:trPrChange w:id="302"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303"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Change w:id="304" w:author="Hải Đức" w:date="2017-05-07T23:07:00Z">
              <w:tcPr>
                <w:tcW w:w="1471"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Change w:id="305"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306"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Change w:id="307"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524571" w:rsidRPr="00EA2D07" w:rsidTr="00A67240">
        <w:trPr>
          <w:trHeight w:val="301"/>
          <w:trPrChange w:id="308"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309"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Change w:id="310"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Change w:id="311"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312"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RDefault="00524571" w:rsidP="00524571">
            <w:pPr>
              <w:spacing w:after="120"/>
              <w:rPr>
                <w:color w:val="000000"/>
                <w:lang w:val="vi-VN" w:eastAsia="vi-VN"/>
              </w:rPr>
            </w:pPr>
            <w:ins w:id="313" w:author="Hải Đức" w:date="2017-05-07T22:59:00Z">
              <w:r w:rsidRPr="00B01D5A">
                <w:rPr>
                  <w:color w:val="000000"/>
                  <w:lang w:val="vi-VN" w:eastAsia="vi-VN"/>
                </w:rPr>
                <w:t>not null</w:t>
              </w:r>
              <w:r>
                <w:rPr>
                  <w:color w:val="000000"/>
                  <w:lang w:eastAsia="vi-VN"/>
                </w:rPr>
                <w:t>, FOREIGN KEY (Users)</w:t>
              </w:r>
            </w:ins>
            <w:del w:id="314" w:author="Hải Đức" w:date="2017-05-07T22:59:00Z">
              <w:r w:rsidRPr="00B01D5A" w:rsidDel="00B03395">
                <w:rPr>
                  <w:color w:val="000000"/>
                  <w:lang w:val="vi-VN" w:eastAsia="vi-VN"/>
                </w:rPr>
                <w:delText>not null</w:delText>
              </w:r>
            </w:del>
          </w:p>
        </w:tc>
        <w:tc>
          <w:tcPr>
            <w:tcW w:w="2305" w:type="dxa"/>
            <w:tcBorders>
              <w:top w:val="nil"/>
              <w:left w:val="nil"/>
              <w:bottom w:val="single" w:sz="8" w:space="0" w:color="auto"/>
              <w:right w:val="single" w:sz="8" w:space="0" w:color="auto"/>
            </w:tcBorders>
            <w:shd w:val="clear" w:color="auto" w:fill="auto"/>
            <w:noWrap/>
            <w:vAlign w:val="center"/>
            <w:tcPrChange w:id="315"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RDefault="00524571" w:rsidP="00524571">
            <w:pPr>
              <w:spacing w:after="120"/>
              <w:rPr>
                <w:color w:val="000000"/>
                <w:lang w:val="vi-VN" w:eastAsia="vi-VN"/>
              </w:rPr>
            </w:pPr>
            <w:r w:rsidRPr="00B01D5A">
              <w:rPr>
                <w:color w:val="000000"/>
                <w:lang w:val="vi-VN" w:eastAsia="vi-VN"/>
              </w:rPr>
              <w:t xml:space="preserve">Tạo bởi người dùng có </w:t>
            </w:r>
            <w:del w:id="316" w:author="Hải Đức" w:date="2017-05-07T23:26:00Z">
              <w:r w:rsidRPr="00B01D5A" w:rsidDel="00A447E5">
                <w:rPr>
                  <w:color w:val="000000"/>
                  <w:lang w:val="vi-VN" w:eastAsia="vi-VN"/>
                </w:rPr>
                <w:delText>mã</w:delText>
              </w:r>
            </w:del>
            <w:ins w:id="317" w:author="Hải Đức" w:date="2017-05-07T23:26:00Z">
              <w:r w:rsidR="00A447E5">
                <w:rPr>
                  <w:color w:val="000000"/>
                  <w:lang w:val="vi-VN" w:eastAsia="vi-VN"/>
                </w:rPr>
                <w:t>Id</w:t>
              </w:r>
            </w:ins>
          </w:p>
        </w:tc>
      </w:tr>
      <w:tr w:rsidR="00A67240" w:rsidRPr="007A3C3B" w:rsidTr="00E23323">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A67240" w:rsidRPr="00B01D5A" w:rsidRDefault="00A67240" w:rsidP="00E23323">
            <w:pPr>
              <w:spacing w:after="120"/>
              <w:rPr>
                <w:moveTo w:id="318" w:author="Hải Đức" w:date="2017-05-07T23:07:00Z"/>
                <w:color w:val="000000"/>
                <w:lang w:eastAsia="vi-VN"/>
              </w:rPr>
            </w:pPr>
            <w:moveToRangeStart w:id="319" w:author="Hải Đức" w:date="2017-05-07T23:07:00Z" w:name="move481961764"/>
            <w:moveTo w:id="320" w:author="Hải Đức" w:date="2017-05-07T23:07:00Z">
              <w:r w:rsidRPr="00B01D5A">
                <w:rPr>
                  <w:color w:val="000000"/>
                  <w:lang w:eastAsia="vi-VN"/>
                </w:rPr>
                <w:t>CreatedDate</w:t>
              </w:r>
            </w:moveTo>
          </w:p>
        </w:tc>
        <w:tc>
          <w:tcPr>
            <w:tcW w:w="1471" w:type="dxa"/>
            <w:tcBorders>
              <w:top w:val="nil"/>
              <w:left w:val="nil"/>
              <w:bottom w:val="single" w:sz="8" w:space="0" w:color="auto"/>
              <w:right w:val="single" w:sz="4" w:space="0" w:color="auto"/>
            </w:tcBorders>
            <w:shd w:val="clear" w:color="auto" w:fill="auto"/>
            <w:noWrap/>
            <w:vAlign w:val="center"/>
          </w:tcPr>
          <w:p w:rsidR="00A67240" w:rsidRPr="00B01D5A" w:rsidRDefault="00A67240" w:rsidP="00E23323">
            <w:pPr>
              <w:spacing w:after="120"/>
              <w:rPr>
                <w:moveTo w:id="321" w:author="Hải Đức" w:date="2017-05-07T23:07:00Z"/>
                <w:color w:val="000000"/>
                <w:lang w:eastAsia="vi-VN"/>
              </w:rPr>
            </w:pPr>
            <w:moveTo w:id="322" w:author="Hải Đức" w:date="2017-05-07T23:07:00Z">
              <w:r w:rsidRPr="00B01D5A">
                <w:rPr>
                  <w:color w:val="000000"/>
                  <w:lang w:eastAsia="vi-VN"/>
                </w:rPr>
                <w:t>datetime</w:t>
              </w:r>
            </w:moveTo>
          </w:p>
        </w:tc>
        <w:tc>
          <w:tcPr>
            <w:tcW w:w="870" w:type="dxa"/>
            <w:tcBorders>
              <w:top w:val="nil"/>
              <w:left w:val="nil"/>
              <w:bottom w:val="single" w:sz="8" w:space="0" w:color="auto"/>
              <w:right w:val="single" w:sz="4" w:space="0" w:color="auto"/>
            </w:tcBorders>
            <w:shd w:val="clear" w:color="auto" w:fill="auto"/>
            <w:noWrap/>
            <w:vAlign w:val="center"/>
          </w:tcPr>
          <w:p w:rsidR="00A67240" w:rsidRPr="00B01D5A" w:rsidRDefault="00A67240" w:rsidP="00E23323">
            <w:pPr>
              <w:spacing w:after="120"/>
              <w:rPr>
                <w:moveTo w:id="323" w:author="Hải Đức" w:date="2017-05-07T23:0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E23323">
            <w:pPr>
              <w:spacing w:after="120"/>
              <w:rPr>
                <w:moveTo w:id="324" w:author="Hải Đức" w:date="2017-05-07T23:07:00Z"/>
                <w:color w:val="000000"/>
                <w:lang w:val="vi-VN" w:eastAsia="vi-VN"/>
              </w:rPr>
            </w:pPr>
            <w:moveTo w:id="325" w:author="Hải Đức" w:date="2017-05-07T23:07:00Z">
              <w:r w:rsidRPr="00B01D5A">
                <w:rPr>
                  <w:color w:val="000000"/>
                  <w:lang w:val="vi-VN" w:eastAsia="vi-VN"/>
                </w:rPr>
                <w:t>not null</w:t>
              </w:r>
            </w:moveTo>
          </w:p>
        </w:tc>
        <w:tc>
          <w:tcPr>
            <w:tcW w:w="2305" w:type="dxa"/>
            <w:tcBorders>
              <w:top w:val="nil"/>
              <w:left w:val="nil"/>
              <w:bottom w:val="single" w:sz="8" w:space="0" w:color="auto"/>
              <w:right w:val="single" w:sz="8" w:space="0" w:color="auto"/>
            </w:tcBorders>
            <w:shd w:val="clear" w:color="auto" w:fill="auto"/>
            <w:noWrap/>
            <w:vAlign w:val="center"/>
          </w:tcPr>
          <w:p w:rsidR="00A67240" w:rsidRPr="00B01D5A" w:rsidRDefault="00A67240" w:rsidP="00E23323">
            <w:pPr>
              <w:spacing w:after="120"/>
              <w:rPr>
                <w:moveTo w:id="326" w:author="Hải Đức" w:date="2017-05-07T23:07:00Z"/>
                <w:color w:val="000000"/>
                <w:lang w:eastAsia="vi-VN"/>
              </w:rPr>
            </w:pPr>
            <w:moveTo w:id="327" w:author="Hải Đức" w:date="2017-05-07T23:07:00Z">
              <w:r w:rsidRPr="00B01D5A">
                <w:rPr>
                  <w:color w:val="000000"/>
                  <w:lang w:eastAsia="vi-VN"/>
                </w:rPr>
                <w:t>Ngày được tạo</w:t>
              </w:r>
            </w:moveTo>
          </w:p>
        </w:tc>
      </w:tr>
      <w:moveToRangeEnd w:id="319"/>
      <w:tr w:rsidR="00A67240" w:rsidTr="00A67240">
        <w:trPr>
          <w:trHeight w:val="301"/>
          <w:ins w:id="328" w:author="Hải Đức" w:date="2017-05-07T23:06:00Z"/>
          <w:trPrChange w:id="329" w:author="Hải Đức" w:date="2017-05-07T23:07: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330" w:author="Hải Đức" w:date="2017-05-07T23:07:00Z">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E23323">
            <w:pPr>
              <w:spacing w:after="120"/>
              <w:rPr>
                <w:ins w:id="331" w:author="Hải Đức" w:date="2017-05-07T23:06:00Z"/>
                <w:color w:val="000000"/>
                <w:lang w:eastAsia="vi-VN"/>
              </w:rPr>
            </w:pPr>
            <w:ins w:id="332" w:author="Hải Đức" w:date="2017-05-07T23:06: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Change w:id="333" w:author="Hải Đức" w:date="2017-05-07T23:07:00Z">
              <w:tcPr>
                <w:tcW w:w="1629"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B01D5A" w:rsidRDefault="00A67240" w:rsidP="00E23323">
            <w:pPr>
              <w:spacing w:after="120"/>
              <w:rPr>
                <w:ins w:id="334" w:author="Hải Đức" w:date="2017-05-07T23:06:00Z"/>
                <w:color w:val="000000"/>
                <w:lang w:eastAsia="vi-VN"/>
              </w:rPr>
            </w:pPr>
            <w:ins w:id="335" w:author="Hải Đức" w:date="2017-05-07T23:06: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336" w:author="Hải Đức" w:date="2017-05-07T23:07:00Z">
              <w:tcPr>
                <w:tcW w:w="99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E23323" w:rsidRDefault="00A67240" w:rsidP="00E23323">
            <w:pPr>
              <w:spacing w:after="120"/>
              <w:rPr>
                <w:ins w:id="337" w:author="Hải Đức" w:date="2017-05-07T23:06:00Z"/>
                <w:color w:val="000000"/>
                <w:lang w:eastAsia="vi-VN"/>
              </w:rPr>
            </w:pPr>
            <w:ins w:id="338" w:author="Hải Đức" w:date="2017-05-07T23:06: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339" w:author="Hải Đức" w:date="2017-05-07T23:07: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E23323">
            <w:pPr>
              <w:spacing w:after="120"/>
              <w:rPr>
                <w:ins w:id="340" w:author="Hải Đức" w:date="2017-05-07T23:06: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Change w:id="341" w:author="Hải Đức" w:date="2017-05-07T23:07:00Z">
              <w:tcPr>
                <w:tcW w:w="2463"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A67240" w:rsidRPr="00B01D5A" w:rsidRDefault="00A67240" w:rsidP="00E23323">
            <w:pPr>
              <w:spacing w:after="120"/>
              <w:rPr>
                <w:ins w:id="342" w:author="Hải Đức" w:date="2017-05-07T23:06:00Z"/>
                <w:color w:val="000000"/>
                <w:lang w:eastAsia="vi-VN"/>
              </w:rPr>
            </w:pPr>
            <w:ins w:id="343" w:author="Hải Đức" w:date="2017-05-07T23:06:00Z">
              <w:r>
                <w:rPr>
                  <w:color w:val="000000"/>
                  <w:lang w:eastAsia="vi-VN"/>
                </w:rPr>
                <w:t>Trạng thái</w:t>
              </w:r>
            </w:ins>
          </w:p>
        </w:tc>
      </w:tr>
      <w:tr w:rsidR="00524571" w:rsidRPr="007A3C3B" w:rsidDel="00A67240" w:rsidTr="00A67240">
        <w:trPr>
          <w:trHeight w:val="301"/>
          <w:trPrChange w:id="344"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345"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346" w:author="Hải Đức" w:date="2017-05-07T23:07:00Z"/>
                <w:color w:val="000000"/>
                <w:lang w:eastAsia="vi-VN"/>
              </w:rPr>
            </w:pPr>
            <w:moveFromRangeStart w:id="347" w:author="Hải Đức" w:date="2017-05-07T23:07:00Z" w:name="move481961764"/>
            <w:moveFrom w:id="348" w:author="Hải Đức" w:date="2017-05-07T23:07:00Z">
              <w:r w:rsidRPr="00B01D5A" w:rsidDel="00A67240">
                <w:rPr>
                  <w:color w:val="000000"/>
                  <w:lang w:eastAsia="vi-VN"/>
                </w:rPr>
                <w:t>CreatedDate</w:t>
              </w:r>
            </w:moveFrom>
          </w:p>
        </w:tc>
        <w:tc>
          <w:tcPr>
            <w:tcW w:w="1471" w:type="dxa"/>
            <w:tcBorders>
              <w:top w:val="nil"/>
              <w:left w:val="nil"/>
              <w:bottom w:val="single" w:sz="8" w:space="0" w:color="auto"/>
              <w:right w:val="single" w:sz="4" w:space="0" w:color="auto"/>
            </w:tcBorders>
            <w:shd w:val="clear" w:color="auto" w:fill="auto"/>
            <w:noWrap/>
            <w:vAlign w:val="center"/>
            <w:tcPrChange w:id="349"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350" w:author="Hải Đức" w:date="2017-05-07T23:07:00Z"/>
                <w:color w:val="000000"/>
                <w:lang w:eastAsia="vi-VN"/>
              </w:rPr>
            </w:pPr>
            <w:moveFrom w:id="351" w:author="Hải Đức" w:date="2017-05-07T23:07:00Z">
              <w:r w:rsidRPr="00B01D5A" w:rsidDel="00A67240">
                <w:rPr>
                  <w:color w:val="000000"/>
                  <w:lang w:eastAsia="vi-VN"/>
                </w:rPr>
                <w:t>datetime</w:t>
              </w:r>
            </w:moveFrom>
          </w:p>
        </w:tc>
        <w:tc>
          <w:tcPr>
            <w:tcW w:w="870" w:type="dxa"/>
            <w:tcBorders>
              <w:top w:val="nil"/>
              <w:left w:val="nil"/>
              <w:bottom w:val="single" w:sz="8" w:space="0" w:color="auto"/>
              <w:right w:val="single" w:sz="4" w:space="0" w:color="auto"/>
            </w:tcBorders>
            <w:shd w:val="clear" w:color="auto" w:fill="auto"/>
            <w:noWrap/>
            <w:vAlign w:val="center"/>
            <w:tcPrChange w:id="352"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353" w:author="Hải Đức" w:date="2017-05-07T23:0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354"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Del="00A67240" w:rsidRDefault="00524571" w:rsidP="00524571">
            <w:pPr>
              <w:spacing w:after="120"/>
              <w:rPr>
                <w:moveFrom w:id="355" w:author="Hải Đức" w:date="2017-05-07T23:07:00Z"/>
                <w:color w:val="000000"/>
                <w:lang w:val="vi-VN" w:eastAsia="vi-VN"/>
              </w:rPr>
            </w:pPr>
            <w:moveFrom w:id="356" w:author="Hải Đức" w:date="2017-05-07T23:07:00Z">
              <w:r w:rsidRPr="00B01D5A" w:rsidDel="00A67240">
                <w:rPr>
                  <w:color w:val="000000"/>
                  <w:lang w:val="vi-VN" w:eastAsia="vi-VN"/>
                </w:rPr>
                <w:t>not null</w:t>
              </w:r>
            </w:moveFrom>
          </w:p>
        </w:tc>
        <w:tc>
          <w:tcPr>
            <w:tcW w:w="2305" w:type="dxa"/>
            <w:tcBorders>
              <w:top w:val="nil"/>
              <w:left w:val="nil"/>
              <w:bottom w:val="single" w:sz="8" w:space="0" w:color="auto"/>
              <w:right w:val="single" w:sz="8" w:space="0" w:color="auto"/>
            </w:tcBorders>
            <w:shd w:val="clear" w:color="auto" w:fill="auto"/>
            <w:noWrap/>
            <w:vAlign w:val="center"/>
            <w:tcPrChange w:id="357"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Del="00A67240" w:rsidRDefault="00524571" w:rsidP="00524571">
            <w:pPr>
              <w:spacing w:after="120"/>
              <w:rPr>
                <w:moveFrom w:id="358" w:author="Hải Đức" w:date="2017-05-07T23:07:00Z"/>
                <w:color w:val="000000"/>
                <w:lang w:eastAsia="vi-VN"/>
              </w:rPr>
            </w:pPr>
            <w:moveFrom w:id="359" w:author="Hải Đức" w:date="2017-05-07T23:07:00Z">
              <w:r w:rsidRPr="00B01D5A" w:rsidDel="00A67240">
                <w:rPr>
                  <w:color w:val="000000"/>
                  <w:lang w:eastAsia="vi-VN"/>
                </w:rPr>
                <w:t>Ngày được tạo</w:t>
              </w:r>
            </w:moveFrom>
          </w:p>
        </w:tc>
      </w:tr>
      <w:moveFromRangeEnd w:id="347"/>
    </w:tbl>
    <w:p w:rsidR="00D4179D" w:rsidRDefault="00D4179D" w:rsidP="00D4179D"/>
    <w:p w:rsidR="00D4179D" w:rsidRDefault="00D4179D" w:rsidP="00D4179D"/>
    <w:p w:rsidR="00EC42C4" w:rsidRPr="00E23323" w:rsidRDefault="00EC42C4">
      <w:pPr>
        <w:pStyle w:val="ListParagraph"/>
        <w:numPr>
          <w:ilvl w:val="0"/>
          <w:numId w:val="13"/>
        </w:numPr>
        <w:rPr>
          <w:ins w:id="360" w:author="Hải Đức" w:date="2017-05-07T23:03:00Z"/>
          <w:b/>
        </w:rPr>
        <w:pPrChange w:id="361" w:author="Hải Đức" w:date="2017-05-08T00:03:00Z">
          <w:pPr>
            <w:pStyle w:val="ListParagraph"/>
            <w:numPr>
              <w:numId w:val="12"/>
            </w:numPr>
            <w:ind w:hanging="360"/>
          </w:pPr>
        </w:pPrChange>
      </w:pPr>
      <w:ins w:id="362" w:author="Hải Đức" w:date="2017-05-07T23:03:00Z">
        <w:r w:rsidRPr="00E23323">
          <w:rPr>
            <w:b/>
          </w:rPr>
          <w:t xml:space="preserve">Bảng </w:t>
        </w:r>
      </w:ins>
      <w:ins w:id="363" w:author="Hải Đức" w:date="2017-05-07T23:04:00Z">
        <w:r>
          <w:rPr>
            <w:b/>
          </w:rPr>
          <w:t>Image</w:t>
        </w:r>
      </w:ins>
      <w:ins w:id="364" w:author="Hải Đức" w:date="2017-05-07T23:03:00Z">
        <w:r w:rsidR="00A447E5">
          <w:rPr>
            <w:b/>
          </w:rPr>
          <w:t>s</w:t>
        </w:r>
      </w:ins>
      <w:ins w:id="365" w:author="Hải Đức" w:date="2017-05-07T23:17:00Z">
        <w:r w:rsidR="00A447E5">
          <w:rPr>
            <w:b/>
          </w:rPr>
          <w:t>:</w:t>
        </w:r>
      </w:ins>
      <w:ins w:id="366" w:author="Hải Đức" w:date="2017-05-08T00:19:00Z">
        <w:r w:rsidR="00487302">
          <w:rPr>
            <w:b/>
          </w:rPr>
          <w:t xml:space="preserve"> (Ảnh)</w:t>
        </w:r>
      </w:ins>
    </w:p>
    <w:p w:rsidR="00EC42C4" w:rsidRDefault="00EC42C4" w:rsidP="00EC42C4">
      <w:pPr>
        <w:rPr>
          <w:ins w:id="367" w:author="Hải Đức" w:date="2017-05-07T23:03:00Z"/>
        </w:rPr>
      </w:pPr>
    </w:p>
    <w:tbl>
      <w:tblPr>
        <w:tblW w:w="9383" w:type="dxa"/>
        <w:tblLook w:val="04A0" w:firstRow="1" w:lastRow="0" w:firstColumn="1" w:lastColumn="0" w:noHBand="0" w:noVBand="1"/>
      </w:tblPr>
      <w:tblGrid>
        <w:gridCol w:w="2185"/>
        <w:gridCol w:w="1471"/>
        <w:gridCol w:w="870"/>
        <w:gridCol w:w="2552"/>
        <w:gridCol w:w="2305"/>
        <w:tblGridChange w:id="368">
          <w:tblGrid>
            <w:gridCol w:w="10"/>
            <w:gridCol w:w="2175"/>
            <w:gridCol w:w="10"/>
            <w:gridCol w:w="1461"/>
            <w:gridCol w:w="10"/>
            <w:gridCol w:w="860"/>
            <w:gridCol w:w="10"/>
            <w:gridCol w:w="2542"/>
            <w:gridCol w:w="10"/>
            <w:gridCol w:w="2295"/>
            <w:gridCol w:w="10"/>
          </w:tblGrid>
        </w:tblGridChange>
      </w:tblGrid>
      <w:tr w:rsidR="00EC42C4" w:rsidRPr="009109D5" w:rsidTr="00E23323">
        <w:trPr>
          <w:trHeight w:val="286"/>
          <w:ins w:id="369" w:author="Hải Đức" w:date="2017-05-07T23:03: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C42C4" w:rsidRPr="00B01D5A" w:rsidRDefault="00EC42C4">
            <w:pPr>
              <w:spacing w:after="120"/>
              <w:jc w:val="center"/>
              <w:rPr>
                <w:ins w:id="370" w:author="Hải Đức" w:date="2017-05-07T23:03:00Z"/>
                <w:b/>
                <w:bCs/>
                <w:color w:val="000000"/>
                <w:lang w:val="vi-VN" w:eastAsia="vi-VN"/>
              </w:rPr>
            </w:pPr>
            <w:ins w:id="371" w:author="Hải Đức" w:date="2017-05-07T23:03:00Z">
              <w:r w:rsidRPr="00B01D5A">
                <w:rPr>
                  <w:b/>
                  <w:bCs/>
                  <w:color w:val="000000"/>
                  <w:lang w:eastAsia="vi-VN"/>
                </w:rPr>
                <w:t xml:space="preserve">Bảng </w:t>
              </w:r>
            </w:ins>
            <w:ins w:id="372" w:author="Hải Đức" w:date="2017-05-07T23:04:00Z">
              <w:r>
                <w:rPr>
                  <w:b/>
                </w:rPr>
                <w:t>Images</w:t>
              </w:r>
            </w:ins>
          </w:p>
        </w:tc>
      </w:tr>
      <w:tr w:rsidR="00EC42C4" w:rsidRPr="009109D5" w:rsidTr="00E23323">
        <w:trPr>
          <w:trHeight w:val="286"/>
          <w:ins w:id="373"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center"/>
              <w:rPr>
                <w:ins w:id="374" w:author="Hải Đức" w:date="2017-05-07T23:03:00Z"/>
                <w:b/>
                <w:bCs/>
                <w:color w:val="000000"/>
                <w:lang w:val="vi-VN" w:eastAsia="vi-VN"/>
              </w:rPr>
            </w:pPr>
            <w:ins w:id="375" w:author="Hải Đức" w:date="2017-05-07T23:03: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center"/>
              <w:rPr>
                <w:ins w:id="376" w:author="Hải Đức" w:date="2017-05-07T23:03:00Z"/>
                <w:b/>
                <w:bCs/>
                <w:color w:val="000000"/>
                <w:lang w:val="vi-VN" w:eastAsia="vi-VN"/>
              </w:rPr>
            </w:pPr>
            <w:ins w:id="377" w:author="Hải Đức" w:date="2017-05-07T23:03: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center"/>
              <w:rPr>
                <w:ins w:id="378" w:author="Hải Đức" w:date="2017-05-07T23:03:00Z"/>
                <w:b/>
                <w:bCs/>
                <w:color w:val="000000"/>
                <w:lang w:val="vi-VN" w:eastAsia="vi-VN"/>
              </w:rPr>
            </w:pPr>
            <w:ins w:id="379" w:author="Hải Đức" w:date="2017-05-07T23:03: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center"/>
              <w:rPr>
                <w:ins w:id="380" w:author="Hải Đức" w:date="2017-05-07T23:03:00Z"/>
                <w:b/>
                <w:bCs/>
                <w:color w:val="000000"/>
                <w:lang w:val="vi-VN" w:eastAsia="vi-VN"/>
              </w:rPr>
            </w:pPr>
            <w:ins w:id="381" w:author="Hải Đức" w:date="2017-05-07T23:03: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E23323">
            <w:pPr>
              <w:spacing w:after="120"/>
              <w:jc w:val="center"/>
              <w:rPr>
                <w:ins w:id="382" w:author="Hải Đức" w:date="2017-05-07T23:03:00Z"/>
                <w:b/>
                <w:bCs/>
                <w:color w:val="000000"/>
                <w:lang w:val="vi-VN" w:eastAsia="vi-VN"/>
              </w:rPr>
            </w:pPr>
            <w:ins w:id="383" w:author="Hải Đức" w:date="2017-05-07T23:03:00Z">
              <w:r w:rsidRPr="00B01D5A">
                <w:rPr>
                  <w:b/>
                  <w:bCs/>
                  <w:color w:val="000000"/>
                  <w:lang w:val="vi-VN" w:eastAsia="vi-VN"/>
                </w:rPr>
                <w:t>Ghi chú</w:t>
              </w:r>
            </w:ins>
          </w:p>
        </w:tc>
      </w:tr>
      <w:tr w:rsidR="00EC42C4" w:rsidRPr="009109D5" w:rsidTr="00E23323">
        <w:trPr>
          <w:trHeight w:val="286"/>
          <w:ins w:id="384"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385" w:author="Hải Đức" w:date="2017-05-07T23:03:00Z"/>
                <w:color w:val="000000"/>
                <w:lang w:eastAsia="vi-VN"/>
              </w:rPr>
            </w:pPr>
            <w:ins w:id="386" w:author="Hải Đức" w:date="2017-05-07T23:03: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387" w:author="Hải Đức" w:date="2017-05-07T23:03:00Z"/>
                <w:color w:val="000000"/>
                <w:lang w:eastAsia="vi-VN"/>
              </w:rPr>
            </w:pPr>
            <w:ins w:id="388" w:author="Hải Đức" w:date="2017-05-07T23:03: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right"/>
              <w:rPr>
                <w:ins w:id="389" w:author="Hải Đức" w:date="2017-05-07T23:03:00Z"/>
                <w:color w:val="000000"/>
                <w:lang w:val="vi-VN" w:eastAsia="vi-VN"/>
              </w:rPr>
            </w:pPr>
            <w:ins w:id="390" w:author="Hải Đức" w:date="2017-05-07T23:03: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391" w:author="Hải Đức" w:date="2017-05-07T23:03:00Z"/>
                <w:color w:val="000000"/>
                <w:lang w:val="vi-VN" w:eastAsia="vi-VN"/>
              </w:rPr>
            </w:pPr>
            <w:ins w:id="392" w:author="Hải Đức" w:date="2017-05-07T23:03: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A67240" w:rsidP="00E23323">
            <w:pPr>
              <w:spacing w:after="120"/>
              <w:rPr>
                <w:ins w:id="393" w:author="Hải Đức" w:date="2017-05-07T23:03:00Z"/>
                <w:color w:val="000000"/>
                <w:lang w:eastAsia="vi-VN"/>
              </w:rPr>
            </w:pPr>
            <w:ins w:id="394" w:author="Hải Đức" w:date="2017-05-07T23:05:00Z">
              <w:r>
                <w:rPr>
                  <w:color w:val="000000"/>
                  <w:lang w:eastAsia="vi-VN"/>
                </w:rPr>
                <w:t>Id của ảnh</w:t>
              </w:r>
            </w:ins>
          </w:p>
        </w:tc>
      </w:tr>
      <w:tr w:rsidR="00EC42C4" w:rsidRPr="009109D5" w:rsidTr="00E23323">
        <w:trPr>
          <w:trHeight w:val="286"/>
          <w:ins w:id="395"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396" w:author="Hải Đức" w:date="2017-05-07T23:03:00Z"/>
                <w:color w:val="000000"/>
                <w:lang w:eastAsia="vi-VN"/>
              </w:rPr>
            </w:pPr>
            <w:ins w:id="397" w:author="Hải Đức" w:date="2017-05-07T23:03: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398" w:author="Hải Đức" w:date="2017-05-07T23:03:00Z"/>
                <w:color w:val="000000"/>
                <w:lang w:val="vi-VN" w:eastAsia="vi-VN"/>
              </w:rPr>
            </w:pPr>
            <w:ins w:id="399"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right"/>
              <w:rPr>
                <w:ins w:id="400" w:author="Hải Đức" w:date="2017-05-07T23:03:00Z"/>
                <w:color w:val="000000"/>
                <w:lang w:eastAsia="vi-VN"/>
              </w:rPr>
            </w:pPr>
            <w:ins w:id="401" w:author="Hải Đức" w:date="2017-05-07T23:03: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402" w:author="Hải Đức" w:date="2017-05-07T23:03: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E23323">
            <w:pPr>
              <w:spacing w:after="120"/>
              <w:rPr>
                <w:ins w:id="403" w:author="Hải Đức" w:date="2017-05-07T23:03:00Z"/>
                <w:color w:val="000000"/>
                <w:lang w:eastAsia="vi-VN"/>
              </w:rPr>
            </w:pPr>
            <w:ins w:id="404" w:author="Hải Đức" w:date="2017-05-07T23:03:00Z">
              <w:r w:rsidRPr="00B01D5A">
                <w:rPr>
                  <w:color w:val="000000"/>
                  <w:lang w:val="vi-VN" w:eastAsia="vi-VN"/>
                </w:rPr>
                <w:t xml:space="preserve">Tên </w:t>
              </w:r>
              <w:r w:rsidR="00A67240">
                <w:rPr>
                  <w:color w:val="000000"/>
                  <w:lang w:eastAsia="vi-VN"/>
                </w:rPr>
                <w:t>ảnh</w:t>
              </w:r>
            </w:ins>
          </w:p>
        </w:tc>
      </w:tr>
      <w:tr w:rsidR="00EC42C4" w:rsidRPr="009109D5" w:rsidTr="00E23323">
        <w:trPr>
          <w:trHeight w:val="286"/>
          <w:ins w:id="405"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406" w:author="Hải Đức" w:date="2017-05-07T23:03:00Z"/>
                <w:color w:val="000000"/>
                <w:lang w:eastAsia="vi-VN"/>
              </w:rPr>
            </w:pPr>
            <w:ins w:id="407" w:author="Hải Đức" w:date="2017-05-07T23:03:00Z">
              <w:r w:rsidRPr="00B01D5A">
                <w:rPr>
                  <w:color w:val="000000"/>
                  <w:lang w:eastAsia="vi-VN"/>
                </w:rPr>
                <w:lastRenderedPageBreak/>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408" w:author="Hải Đức" w:date="2017-05-07T23:03:00Z"/>
                <w:color w:val="000000"/>
                <w:lang w:val="vi-VN" w:eastAsia="vi-VN"/>
              </w:rPr>
            </w:pPr>
            <w:ins w:id="409"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jc w:val="right"/>
              <w:rPr>
                <w:ins w:id="410" w:author="Hải Đức" w:date="2017-05-07T23:03:00Z"/>
                <w:color w:val="000000"/>
                <w:lang w:eastAsia="vi-VN"/>
              </w:rPr>
            </w:pPr>
            <w:ins w:id="411" w:author="Hải Đức" w:date="2017-05-07T23:03: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E23323">
            <w:pPr>
              <w:spacing w:after="120"/>
              <w:rPr>
                <w:ins w:id="412" w:author="Hải Đức" w:date="2017-05-07T23:03:00Z"/>
                <w:color w:val="000000"/>
                <w:lang w:val="vi-VN" w:eastAsia="vi-VN"/>
              </w:rPr>
            </w:pPr>
            <w:ins w:id="413" w:author="Hải Đức" w:date="2017-05-07T23:03: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E23323">
            <w:pPr>
              <w:spacing w:after="120"/>
              <w:rPr>
                <w:ins w:id="414" w:author="Hải Đức" w:date="2017-05-07T23:03:00Z"/>
                <w:color w:val="000000"/>
                <w:lang w:eastAsia="vi-VN"/>
              </w:rPr>
            </w:pPr>
            <w:ins w:id="415" w:author="Hải Đức" w:date="2017-05-07T23:03:00Z">
              <w:r w:rsidRPr="00B01D5A">
                <w:rPr>
                  <w:color w:val="000000"/>
                  <w:lang w:eastAsia="vi-VN"/>
                </w:rPr>
                <w:t>M</w:t>
              </w:r>
              <w:r>
                <w:rPr>
                  <w:color w:val="000000"/>
                  <w:lang w:eastAsia="vi-VN"/>
                </w:rPr>
                <w:t>ô</w:t>
              </w:r>
              <w:r w:rsidRPr="00B01D5A">
                <w:rPr>
                  <w:color w:val="000000"/>
                  <w:lang w:eastAsia="vi-VN"/>
                </w:rPr>
                <w:t xml:space="preserve"> tả cho </w:t>
              </w:r>
              <w:r w:rsidR="00A67240">
                <w:rPr>
                  <w:color w:val="000000"/>
                  <w:lang w:eastAsia="vi-VN"/>
                </w:rPr>
                <w:t>ảnh</w:t>
              </w:r>
            </w:ins>
          </w:p>
        </w:tc>
      </w:tr>
      <w:tr w:rsidR="00EC42C4" w:rsidRPr="00EA2D07" w:rsidTr="00E23323">
        <w:trPr>
          <w:trHeight w:val="286"/>
          <w:ins w:id="416"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EC42C4" w:rsidRPr="00B01D5A" w:rsidRDefault="00EC42C4" w:rsidP="00E23323">
            <w:pPr>
              <w:spacing w:after="120"/>
              <w:rPr>
                <w:ins w:id="417" w:author="Hải Đức" w:date="2017-05-07T23:03:00Z"/>
                <w:color w:val="000000"/>
                <w:lang w:eastAsia="vi-VN"/>
              </w:rPr>
            </w:pPr>
            <w:ins w:id="418" w:author="Hải Đức" w:date="2017-05-07T23:03: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EC42C4" w:rsidRPr="00B01D5A" w:rsidRDefault="00EC42C4" w:rsidP="00E23323">
            <w:pPr>
              <w:spacing w:after="120"/>
              <w:rPr>
                <w:ins w:id="419" w:author="Hải Đức" w:date="2017-05-07T23:03:00Z"/>
                <w:color w:val="000000"/>
                <w:lang w:eastAsia="vi-VN"/>
              </w:rPr>
            </w:pPr>
            <w:ins w:id="420" w:author="Hải Đức" w:date="2017-05-07T23:03: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EC42C4" w:rsidRPr="00B01D5A" w:rsidRDefault="00EC42C4" w:rsidP="00E23323">
            <w:pPr>
              <w:spacing w:after="120"/>
              <w:rPr>
                <w:ins w:id="421" w:author="Hải Đức" w:date="2017-05-07T23:03: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EC42C4" w:rsidRPr="00B01D5A" w:rsidRDefault="00EC42C4" w:rsidP="00E23323">
            <w:pPr>
              <w:spacing w:after="120"/>
              <w:rPr>
                <w:ins w:id="422" w:author="Hải Đức" w:date="2017-05-07T23:03:00Z"/>
                <w:color w:val="000000"/>
                <w:lang w:val="vi-VN" w:eastAsia="vi-VN"/>
              </w:rPr>
            </w:pPr>
            <w:ins w:id="423" w:author="Hải Đức" w:date="2017-05-07T23:03: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EC42C4" w:rsidRPr="00B01D5A" w:rsidRDefault="00EC42C4" w:rsidP="00E23323">
            <w:pPr>
              <w:spacing w:after="120"/>
              <w:rPr>
                <w:ins w:id="424" w:author="Hải Đức" w:date="2017-05-07T23:03:00Z"/>
                <w:color w:val="000000"/>
                <w:lang w:val="fr-FR" w:eastAsia="vi-VN"/>
              </w:rPr>
            </w:pPr>
            <w:ins w:id="425" w:author="Hải Đức" w:date="2017-05-07T23:03:00Z">
              <w:r w:rsidRPr="00B01D5A">
                <w:rPr>
                  <w:color w:val="000000"/>
                  <w:lang w:val="fr-FR" w:eastAsia="vi-VN"/>
                </w:rPr>
                <w:t>Bị xoá chưa(1 là đã xoá, 0 là chưa)</w:t>
              </w:r>
            </w:ins>
          </w:p>
        </w:tc>
      </w:tr>
      <w:tr w:rsidR="00EC42C4" w:rsidRPr="00EA2D07" w:rsidTr="00E23323">
        <w:trPr>
          <w:trHeight w:val="301"/>
          <w:ins w:id="426" w:author="Hải Đức" w:date="2017-05-07T23:03: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EC42C4" w:rsidRPr="00B01D5A" w:rsidRDefault="00EC42C4" w:rsidP="00E23323">
            <w:pPr>
              <w:spacing w:after="120"/>
              <w:rPr>
                <w:ins w:id="427" w:author="Hải Đức" w:date="2017-05-07T23:03:00Z"/>
                <w:color w:val="000000"/>
                <w:lang w:eastAsia="vi-VN"/>
              </w:rPr>
            </w:pPr>
            <w:ins w:id="428" w:author="Hải Đức" w:date="2017-05-07T23:03: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EC42C4" w:rsidRPr="00B01D5A" w:rsidRDefault="00EC42C4" w:rsidP="00E23323">
            <w:pPr>
              <w:spacing w:after="120"/>
              <w:rPr>
                <w:ins w:id="429" w:author="Hải Đức" w:date="2017-05-07T23:03:00Z"/>
                <w:color w:val="000000"/>
                <w:lang w:eastAsia="vi-VN"/>
              </w:rPr>
            </w:pPr>
            <w:ins w:id="430" w:author="Hải Đức" w:date="2017-05-07T23:03: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EC42C4" w:rsidRPr="00B01D5A" w:rsidRDefault="00EC42C4" w:rsidP="00E23323">
            <w:pPr>
              <w:spacing w:after="120"/>
              <w:rPr>
                <w:ins w:id="431" w:author="Hải Đức" w:date="2017-05-07T23:03: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EC42C4" w:rsidRPr="00B01D5A" w:rsidRDefault="00EC42C4" w:rsidP="00E23323">
            <w:pPr>
              <w:spacing w:after="120"/>
              <w:rPr>
                <w:ins w:id="432" w:author="Hải Đức" w:date="2017-05-07T23:03:00Z"/>
                <w:color w:val="000000"/>
                <w:lang w:val="vi-VN" w:eastAsia="vi-VN"/>
              </w:rPr>
            </w:pPr>
            <w:ins w:id="433" w:author="Hải Đức" w:date="2017-05-07T23:03:00Z">
              <w:r w:rsidRPr="00B01D5A">
                <w:rPr>
                  <w:color w:val="000000"/>
                  <w:lang w:val="vi-VN" w:eastAsia="vi-VN"/>
                </w:rPr>
                <w:t>not null</w:t>
              </w:r>
              <w:r>
                <w:rPr>
                  <w:color w:val="000000"/>
                  <w:lang w:eastAsia="vi-VN"/>
                </w:rPr>
                <w:t>, FOREIGN KEY (Users)</w:t>
              </w:r>
            </w:ins>
          </w:p>
        </w:tc>
        <w:tc>
          <w:tcPr>
            <w:tcW w:w="2305" w:type="dxa"/>
            <w:tcBorders>
              <w:top w:val="nil"/>
              <w:left w:val="nil"/>
              <w:bottom w:val="single" w:sz="8" w:space="0" w:color="auto"/>
              <w:right w:val="single" w:sz="8" w:space="0" w:color="auto"/>
            </w:tcBorders>
            <w:shd w:val="clear" w:color="auto" w:fill="auto"/>
            <w:noWrap/>
            <w:vAlign w:val="center"/>
          </w:tcPr>
          <w:p w:rsidR="00EC42C4" w:rsidRPr="00B01D5A" w:rsidRDefault="00EC42C4" w:rsidP="00E23323">
            <w:pPr>
              <w:spacing w:after="120"/>
              <w:rPr>
                <w:ins w:id="434" w:author="Hải Đức" w:date="2017-05-07T23:03:00Z"/>
                <w:color w:val="000000"/>
                <w:lang w:val="vi-VN" w:eastAsia="vi-VN"/>
              </w:rPr>
            </w:pPr>
            <w:ins w:id="435" w:author="Hải Đức" w:date="2017-05-07T23:03:00Z">
              <w:r w:rsidRPr="00B01D5A">
                <w:rPr>
                  <w:color w:val="000000"/>
                  <w:lang w:val="vi-VN" w:eastAsia="vi-VN"/>
                </w:rPr>
                <w:t xml:space="preserve">Tạo bởi người dùng có </w:t>
              </w:r>
            </w:ins>
            <w:ins w:id="436" w:author="Hải Đức" w:date="2017-05-07T23:26:00Z">
              <w:r w:rsidR="00A447E5">
                <w:rPr>
                  <w:color w:val="000000"/>
                  <w:lang w:val="vi-VN" w:eastAsia="vi-VN"/>
                </w:rPr>
                <w:t>Id</w:t>
              </w:r>
            </w:ins>
          </w:p>
        </w:tc>
      </w:tr>
      <w:tr w:rsidR="00EC42C4" w:rsidRPr="007A3C3B" w:rsidTr="00A67240">
        <w:tblPrEx>
          <w:tblW w:w="9383" w:type="dxa"/>
          <w:tblPrExChange w:id="437" w:author="Hải Đức" w:date="2017-05-07T23:07:00Z">
            <w:tblPrEx>
              <w:tblW w:w="9383" w:type="dxa"/>
            </w:tblPrEx>
          </w:tblPrExChange>
        </w:tblPrEx>
        <w:trPr>
          <w:trHeight w:val="301"/>
          <w:ins w:id="438" w:author="Hải Đức" w:date="2017-05-07T23:03:00Z"/>
          <w:trPrChange w:id="439" w:author="Hải Đức" w:date="2017-05-07T23:07: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440" w:author="Hải Đức" w:date="2017-05-07T23:07: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EC42C4" w:rsidRPr="00B01D5A" w:rsidRDefault="00EC42C4" w:rsidP="00E23323">
            <w:pPr>
              <w:spacing w:after="120"/>
              <w:rPr>
                <w:ins w:id="441" w:author="Hải Đức" w:date="2017-05-07T23:03:00Z"/>
                <w:color w:val="000000"/>
                <w:lang w:eastAsia="vi-VN"/>
              </w:rPr>
            </w:pPr>
            <w:ins w:id="442" w:author="Hải Đức" w:date="2017-05-07T23:03: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tcPrChange w:id="443" w:author="Hải Đức" w:date="2017-05-07T23:07:00Z">
              <w:tcPr>
                <w:tcW w:w="1471"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E23323">
            <w:pPr>
              <w:spacing w:after="120"/>
              <w:rPr>
                <w:ins w:id="444" w:author="Hải Đức" w:date="2017-05-07T23:03:00Z"/>
                <w:color w:val="000000"/>
                <w:lang w:eastAsia="vi-VN"/>
              </w:rPr>
            </w:pPr>
            <w:ins w:id="445" w:author="Hải Đức" w:date="2017-05-07T23:03: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tcPrChange w:id="446"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E23323">
            <w:pPr>
              <w:spacing w:after="120"/>
              <w:rPr>
                <w:ins w:id="447" w:author="Hải Đức" w:date="2017-05-07T23:03:00Z"/>
                <w:color w:val="000000"/>
                <w:lang w:val="vi-VN" w:eastAsia="vi-VN"/>
              </w:rPr>
            </w:pPr>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448"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EC42C4" w:rsidRPr="00B01D5A" w:rsidRDefault="00EC42C4" w:rsidP="00E23323">
            <w:pPr>
              <w:spacing w:after="120"/>
              <w:rPr>
                <w:ins w:id="449" w:author="Hải Đức" w:date="2017-05-07T23:03:00Z"/>
                <w:color w:val="000000"/>
                <w:lang w:val="vi-VN" w:eastAsia="vi-VN"/>
              </w:rPr>
            </w:pPr>
            <w:ins w:id="450" w:author="Hải Đức" w:date="2017-05-07T23:03: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tcPrChange w:id="451"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EC42C4" w:rsidRPr="00B01D5A" w:rsidRDefault="00EC42C4" w:rsidP="00E23323">
            <w:pPr>
              <w:spacing w:after="120"/>
              <w:rPr>
                <w:ins w:id="452" w:author="Hải Đức" w:date="2017-05-07T23:03:00Z"/>
                <w:color w:val="000000"/>
                <w:lang w:eastAsia="vi-VN"/>
              </w:rPr>
            </w:pPr>
            <w:ins w:id="453" w:author="Hải Đức" w:date="2017-05-07T23:03:00Z">
              <w:r w:rsidRPr="00B01D5A">
                <w:rPr>
                  <w:color w:val="000000"/>
                  <w:lang w:eastAsia="vi-VN"/>
                </w:rPr>
                <w:t>Ngày được tạo</w:t>
              </w:r>
            </w:ins>
          </w:p>
        </w:tc>
      </w:tr>
      <w:tr w:rsidR="00A67240" w:rsidTr="00E23323">
        <w:trPr>
          <w:trHeight w:val="301"/>
          <w:ins w:id="454" w:author="Hải Đức" w:date="2017-05-07T23:07: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E23323">
            <w:pPr>
              <w:spacing w:after="120"/>
              <w:rPr>
                <w:ins w:id="455" w:author="Hải Đức" w:date="2017-05-07T23:07:00Z"/>
                <w:color w:val="000000"/>
                <w:lang w:eastAsia="vi-VN"/>
              </w:rPr>
            </w:pPr>
            <w:ins w:id="456" w:author="Hải Đức" w:date="2017-05-07T23:07: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E23323">
            <w:pPr>
              <w:spacing w:after="120"/>
              <w:rPr>
                <w:ins w:id="457" w:author="Hải Đức" w:date="2017-05-07T23:07:00Z"/>
                <w:color w:val="000000"/>
                <w:lang w:eastAsia="vi-VN"/>
              </w:rPr>
            </w:pPr>
            <w:ins w:id="458" w:author="Hải Đức" w:date="2017-05-07T23:07: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E23323">
            <w:pPr>
              <w:spacing w:after="120"/>
              <w:rPr>
                <w:ins w:id="459" w:author="Hải Đức" w:date="2017-05-07T23:07:00Z"/>
                <w:color w:val="000000"/>
                <w:lang w:eastAsia="vi-VN"/>
              </w:rPr>
            </w:pPr>
            <w:ins w:id="460" w:author="Hải Đức" w:date="2017-05-07T23:07: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E23323">
            <w:pPr>
              <w:spacing w:after="120"/>
              <w:rPr>
                <w:ins w:id="461" w:author="Hải Đức" w:date="2017-05-07T23:07: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E23323">
            <w:pPr>
              <w:spacing w:after="120"/>
              <w:rPr>
                <w:ins w:id="462" w:author="Hải Đức" w:date="2017-05-07T23:07:00Z"/>
                <w:color w:val="000000"/>
                <w:lang w:eastAsia="vi-VN"/>
              </w:rPr>
            </w:pPr>
            <w:ins w:id="463" w:author="Hải Đức" w:date="2017-05-07T23:07:00Z">
              <w:r>
                <w:rPr>
                  <w:color w:val="000000"/>
                  <w:lang w:eastAsia="vi-VN"/>
                </w:rPr>
                <w:t>Trạng thái</w:t>
              </w:r>
            </w:ins>
          </w:p>
        </w:tc>
      </w:tr>
    </w:tbl>
    <w:p w:rsidR="00D4179D" w:rsidRDefault="00D4179D" w:rsidP="00D4179D"/>
    <w:p w:rsidR="00D4179D" w:rsidRDefault="00D4179D" w:rsidP="00D4179D"/>
    <w:p w:rsidR="00D4179D" w:rsidRDefault="00D4179D">
      <w:pPr>
        <w:pStyle w:val="ListParagraph"/>
        <w:numPr>
          <w:ilvl w:val="0"/>
          <w:numId w:val="13"/>
        </w:numPr>
        <w:rPr>
          <w:ins w:id="464" w:author="Hải Đức" w:date="2017-05-07T23:07:00Z"/>
          <w:b/>
        </w:rPr>
        <w:pPrChange w:id="465" w:author="Hải Đức" w:date="2017-05-08T00:03:00Z">
          <w:pPr>
            <w:pStyle w:val="ListParagraph"/>
            <w:numPr>
              <w:ilvl w:val="2"/>
              <w:numId w:val="8"/>
            </w:numPr>
            <w:ind w:left="786" w:hanging="360"/>
          </w:pPr>
        </w:pPrChange>
      </w:pPr>
      <w:r w:rsidRPr="00524571">
        <w:rPr>
          <w:b/>
          <w:rPrChange w:id="466" w:author="Hải Đức" w:date="2017-05-07T22:59:00Z">
            <w:rPr/>
          </w:rPrChange>
        </w:rPr>
        <w:t xml:space="preserve">Bảng </w:t>
      </w:r>
      <w:ins w:id="467" w:author="Hải Đức" w:date="2017-05-07T23:42:00Z">
        <w:r w:rsidR="00D132D7">
          <w:rPr>
            <w:b/>
          </w:rPr>
          <w:t>Post</w:t>
        </w:r>
      </w:ins>
      <w:r w:rsidRPr="00524571">
        <w:rPr>
          <w:b/>
          <w:rPrChange w:id="468" w:author="Hải Đức" w:date="2017-05-07T22:59:00Z">
            <w:rPr/>
          </w:rPrChange>
        </w:rPr>
        <w:t xml:space="preserve">Likes: </w:t>
      </w:r>
      <w:ins w:id="469" w:author="Hải Đức" w:date="2017-05-08T00:19:00Z">
        <w:r w:rsidR="00487302">
          <w:rPr>
            <w:b/>
          </w:rPr>
          <w:t>(Like của bài đăng)</w:t>
        </w:r>
      </w:ins>
      <w:del w:id="470" w:author="Hải Đức" w:date="2017-05-07T23:17:00Z">
        <w:r w:rsidRPr="00524571" w:rsidDel="00A447E5">
          <w:rPr>
            <w:b/>
            <w:rPrChange w:id="471" w:author="Hải Đức" w:date="2017-05-07T22:59:00Z">
              <w:rPr/>
            </w:rPrChange>
          </w:rPr>
          <w:delText>(</w:delText>
        </w:r>
      </w:del>
      <w:del w:id="472" w:author="Hải Đức" w:date="2017-05-07T23:07:00Z">
        <w:r w:rsidRPr="00524571" w:rsidDel="00A67240">
          <w:rPr>
            <w:b/>
            <w:rPrChange w:id="473" w:author="Hải Đức" w:date="2017-05-07T22:59:00Z">
              <w:rPr/>
            </w:rPrChange>
          </w:rPr>
          <w:delText xml:space="preserve"> Like</w:delText>
        </w:r>
      </w:del>
      <w:del w:id="474" w:author="Hải Đức" w:date="2017-05-07T23:17:00Z">
        <w:r w:rsidRPr="00524571" w:rsidDel="00A447E5">
          <w:rPr>
            <w:b/>
            <w:rPrChange w:id="475" w:author="Hải Đức" w:date="2017-05-07T22:59:00Z">
              <w:rPr/>
            </w:rPrChange>
          </w:rPr>
          <w:delText>)</w:delText>
        </w:r>
      </w:del>
    </w:p>
    <w:p w:rsidR="00A67240" w:rsidRPr="00A67240" w:rsidRDefault="00A67240">
      <w:pPr>
        <w:ind w:left="360"/>
        <w:rPr>
          <w:b/>
          <w:rPrChange w:id="476" w:author="Hải Đức" w:date="2017-05-07T23:07:00Z">
            <w:rPr/>
          </w:rPrChange>
        </w:rPr>
        <w:pPrChange w:id="477" w:author="Hải Đức" w:date="2017-05-07T23:07:00Z">
          <w:pPr>
            <w:pStyle w:val="ListParagraph"/>
            <w:numPr>
              <w:ilvl w:val="2"/>
              <w:numId w:val="8"/>
            </w:numPr>
            <w:ind w:left="786" w:hanging="360"/>
          </w:pPr>
        </w:pPrChange>
      </w:pPr>
    </w:p>
    <w:tbl>
      <w:tblPr>
        <w:tblW w:w="9383" w:type="dxa"/>
        <w:tblLook w:val="04A0" w:firstRow="1" w:lastRow="0" w:firstColumn="1" w:lastColumn="0" w:noHBand="0" w:noVBand="1"/>
      </w:tblPr>
      <w:tblGrid>
        <w:gridCol w:w="2185"/>
        <w:gridCol w:w="1471"/>
        <w:gridCol w:w="870"/>
        <w:gridCol w:w="2552"/>
        <w:gridCol w:w="2305"/>
        <w:tblGridChange w:id="47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479" w:author="Hải Đức" w:date="2017-05-07T23:42:00Z">
              <w:r w:rsidR="00D132D7">
                <w:rPr>
                  <w:b/>
                </w:rPr>
                <w:t>Post</w:t>
              </w:r>
              <w:r w:rsidR="00D132D7" w:rsidRPr="00E23323">
                <w:rPr>
                  <w:b/>
                </w:rPr>
                <w:t>Likes</w:t>
              </w:r>
            </w:ins>
            <w:del w:id="480" w:author="Hải Đức" w:date="2017-05-07T23:17:00Z">
              <w:r w:rsidRPr="00B01D5A" w:rsidDel="00A447E5">
                <w:rPr>
                  <w:b/>
                  <w:bCs/>
                  <w:color w:val="000000"/>
                  <w:lang w:eastAsia="vi-VN"/>
                </w:rPr>
                <w:delText>L</w:delText>
              </w:r>
            </w:del>
            <w:del w:id="481" w:author="Hải Đức" w:date="2017-05-07T23:08:00Z">
              <w:r w:rsidRPr="00B01D5A" w:rsidDel="00A67240">
                <w:rPr>
                  <w:b/>
                  <w:bCs/>
                  <w:color w:val="000000"/>
                  <w:lang w:eastAsia="vi-VN"/>
                </w:rPr>
                <w:delText>ike</w:delText>
              </w:r>
            </w:del>
            <w:del w:id="482" w:author="Hải Đức" w:date="2017-05-07T23:17:00Z">
              <w:r w:rsidRPr="00B01D5A" w:rsidDel="00A447E5">
                <w:rPr>
                  <w:b/>
                  <w:bCs/>
                  <w:color w:val="000000"/>
                  <w:lang w:val="vi-VN" w:eastAsia="vi-VN"/>
                </w:rPr>
                <w:delText xml:space="preserve"> (</w:delText>
              </w:r>
            </w:del>
            <w:del w:id="483" w:author="Hải Đức" w:date="2017-05-07T23:08:00Z">
              <w:r w:rsidRPr="00B01D5A" w:rsidDel="00A67240">
                <w:rPr>
                  <w:b/>
                  <w:bCs/>
                  <w:color w:val="000000"/>
                  <w:lang w:eastAsia="vi-VN"/>
                </w:rPr>
                <w:delText>Likes</w:delText>
              </w:r>
            </w:del>
            <w:del w:id="484" w:author="Hải Đức" w:date="2017-05-07T23:17:00Z">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485" w:author="Hải Đức" w:date="2017-05-07T23:21:00Z">
              <w:r w:rsidRPr="00B01D5A" w:rsidDel="00A447E5">
                <w:rPr>
                  <w:color w:val="000000"/>
                  <w:lang w:eastAsia="vi-VN"/>
                </w:rPr>
                <w:delText xml:space="preserve">Mã </w:delText>
              </w:r>
            </w:del>
            <w:ins w:id="486"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487" w:author="Hải Đức" w:date="2017-05-07T23:41:00Z">
              <w:r w:rsidRPr="00B01D5A" w:rsidDel="00D132D7">
                <w:rPr>
                  <w:color w:val="000000"/>
                  <w:lang w:eastAsia="vi-VN"/>
                </w:rPr>
                <w:delText>ImageId</w:delText>
              </w:r>
            </w:del>
            <w:ins w:id="488"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ins w:id="489"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490" w:author="Hải Đức" w:date="2017-05-07T23:21:00Z">
              <w:r w:rsidRPr="00B01D5A" w:rsidDel="00A447E5">
                <w:rPr>
                  <w:color w:val="000000"/>
                  <w:lang w:eastAsia="vi-VN"/>
                </w:rPr>
                <w:delText xml:space="preserve">Mã </w:delText>
              </w:r>
            </w:del>
            <w:ins w:id="491"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492" w:author="Hải Đức" w:date="2017-05-07T22:59:00Z">
              <w:r w:rsidRPr="00B01D5A">
                <w:rPr>
                  <w:color w:val="000000"/>
                  <w:lang w:val="vi-VN" w:eastAsia="vi-VN"/>
                </w:rPr>
                <w:t>not null</w:t>
              </w:r>
              <w:r>
                <w:rPr>
                  <w:color w:val="000000"/>
                  <w:lang w:eastAsia="vi-VN"/>
                </w:rPr>
                <w:t>, FOREIGN KEY (Users)</w:t>
              </w:r>
            </w:ins>
            <w:del w:id="493"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67240">
        <w:tblPrEx>
          <w:tblW w:w="9383" w:type="dxa"/>
          <w:tblPrExChange w:id="494" w:author="Hải Đức" w:date="2017-05-07T23:08:00Z">
            <w:tblPrEx>
              <w:tblW w:w="9383" w:type="dxa"/>
            </w:tblPrEx>
          </w:tblPrExChange>
        </w:tblPrEx>
        <w:trPr>
          <w:trHeight w:val="286"/>
          <w:trPrChange w:id="495" w:author="Hải Đức" w:date="2017-05-07T23:08: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496" w:author="Hải Đức" w:date="2017-05-07T23:08: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497" w:author="Hải Đức" w:date="2017-05-07T23:08: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498" w:author="Hải Đức" w:date="2017-05-07T23:08: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499" w:author="Hải Đức" w:date="2017-05-07T23:08: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500" w:author="Hải Đức" w:date="2017-05-07T23:08: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like</w:t>
            </w:r>
          </w:p>
        </w:tc>
      </w:tr>
      <w:tr w:rsidR="00A67240" w:rsidTr="00E23323">
        <w:trPr>
          <w:trHeight w:val="301"/>
          <w:ins w:id="501" w:author="Hải Đức" w:date="2017-05-07T23:0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E23323">
            <w:pPr>
              <w:spacing w:after="120"/>
              <w:rPr>
                <w:ins w:id="502" w:author="Hải Đức" w:date="2017-05-07T23:08:00Z"/>
                <w:color w:val="000000"/>
                <w:lang w:eastAsia="vi-VN"/>
              </w:rPr>
            </w:pPr>
            <w:ins w:id="503" w:author="Hải Đức" w:date="2017-05-07T23:0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E23323">
            <w:pPr>
              <w:spacing w:after="120"/>
              <w:rPr>
                <w:ins w:id="504" w:author="Hải Đức" w:date="2017-05-07T23:08:00Z"/>
                <w:color w:val="000000"/>
                <w:lang w:eastAsia="vi-VN"/>
              </w:rPr>
            </w:pPr>
            <w:ins w:id="505" w:author="Hải Đức" w:date="2017-05-07T23:0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E23323">
            <w:pPr>
              <w:spacing w:after="120"/>
              <w:rPr>
                <w:ins w:id="506" w:author="Hải Đức" w:date="2017-05-07T23:08:00Z"/>
                <w:color w:val="000000"/>
                <w:lang w:eastAsia="vi-VN"/>
              </w:rPr>
            </w:pPr>
            <w:ins w:id="507" w:author="Hải Đức" w:date="2017-05-07T23:0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E23323">
            <w:pPr>
              <w:spacing w:after="120"/>
              <w:rPr>
                <w:ins w:id="508" w:author="Hải Đức" w:date="2017-05-07T23:0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E23323">
            <w:pPr>
              <w:spacing w:after="120"/>
              <w:rPr>
                <w:ins w:id="509" w:author="Hải Đức" w:date="2017-05-07T23:08:00Z"/>
                <w:color w:val="000000"/>
                <w:lang w:eastAsia="vi-VN"/>
              </w:rPr>
            </w:pPr>
            <w:ins w:id="510" w:author="Hải Đức" w:date="2017-05-07T23:08: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511" w:author="Hải Đức" w:date="2017-05-07T23:01:00Z">
            <w:rPr/>
          </w:rPrChange>
        </w:rPr>
        <w:pPrChange w:id="512" w:author="Hải Đức" w:date="2017-05-08T00:03:00Z">
          <w:pPr>
            <w:pStyle w:val="ListParagraph"/>
            <w:numPr>
              <w:ilvl w:val="2"/>
              <w:numId w:val="8"/>
            </w:numPr>
            <w:ind w:left="786" w:hanging="360"/>
          </w:pPr>
        </w:pPrChange>
      </w:pPr>
      <w:r w:rsidRPr="00B66137">
        <w:rPr>
          <w:b/>
          <w:rPrChange w:id="513" w:author="Hải Đức" w:date="2017-05-07T23:01:00Z">
            <w:rPr/>
          </w:rPrChange>
        </w:rPr>
        <w:t xml:space="preserve">Bảng </w:t>
      </w:r>
      <w:ins w:id="514" w:author="Hải Đức" w:date="2017-05-07T23:42:00Z">
        <w:r w:rsidR="00D132D7">
          <w:rPr>
            <w:b/>
          </w:rPr>
          <w:t>Post</w:t>
        </w:r>
      </w:ins>
      <w:r w:rsidRPr="00B66137">
        <w:rPr>
          <w:b/>
          <w:rPrChange w:id="515" w:author="Hải Đức" w:date="2017-05-07T23:01:00Z">
            <w:rPr/>
          </w:rPrChange>
        </w:rPr>
        <w:t>Comments:</w:t>
      </w:r>
      <w:ins w:id="516" w:author="Hải Đức" w:date="2017-05-08T00:19:00Z">
        <w:r w:rsidR="00487302">
          <w:rPr>
            <w:b/>
          </w:rPr>
          <w:t xml:space="preserve"> (Bình luận của bài đăng)</w:t>
        </w:r>
      </w:ins>
      <w:del w:id="517" w:author="Hải Đức" w:date="2017-05-07T23:17:00Z">
        <w:r w:rsidRPr="00B66137" w:rsidDel="00A447E5">
          <w:rPr>
            <w:b/>
            <w:rPrChange w:id="518" w:author="Hải Đức" w:date="2017-05-07T23:01:00Z">
              <w:rPr/>
            </w:rPrChange>
          </w:rPr>
          <w:delText xml:space="preserve"> ( Bình luận)</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51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520" w:author="Hải Đức" w:date="2017-05-07T23:43:00Z">
              <w:r w:rsidR="00D132D7">
                <w:rPr>
                  <w:b/>
                </w:rPr>
                <w:t>Post</w:t>
              </w:r>
              <w:r w:rsidR="00D132D7" w:rsidRPr="00E23323">
                <w:rPr>
                  <w:b/>
                </w:rPr>
                <w:t>Comments</w:t>
              </w:r>
            </w:ins>
            <w:del w:id="521" w:author="Hải Đức" w:date="2017-05-07T23:17:00Z">
              <w:r w:rsidRPr="00B01D5A" w:rsidDel="00A447E5">
                <w:rPr>
                  <w:b/>
                  <w:bCs/>
                  <w:color w:val="000000"/>
                  <w:lang w:eastAsia="vi-VN"/>
                </w:rPr>
                <w:delText>bình luận</w:delText>
              </w:r>
              <w:r w:rsidRPr="00B01D5A" w:rsidDel="00A447E5">
                <w:rPr>
                  <w:b/>
                  <w:bCs/>
                  <w:color w:val="000000"/>
                  <w:lang w:val="vi-VN" w:eastAsia="vi-VN"/>
                </w:rPr>
                <w:delText xml:space="preserve"> (</w:delText>
              </w:r>
              <w:r w:rsidRPr="00B01D5A" w:rsidDel="00A447E5">
                <w:rPr>
                  <w:b/>
                  <w:bCs/>
                  <w:color w:val="000000"/>
                  <w:lang w:eastAsia="vi-VN"/>
                </w:rPr>
                <w:delText>Comments</w:delText>
              </w:r>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522" w:author="Hải Đức" w:date="2017-05-07T23:21:00Z">
              <w:r w:rsidRPr="00B01D5A" w:rsidDel="00A447E5">
                <w:rPr>
                  <w:color w:val="000000"/>
                  <w:lang w:eastAsia="vi-VN"/>
                </w:rPr>
                <w:delText xml:space="preserve">Mã </w:delText>
              </w:r>
            </w:del>
            <w:ins w:id="523"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524" w:author="Hải Đức" w:date="2017-05-07T23:41:00Z">
              <w:r w:rsidRPr="00B01D5A" w:rsidDel="00D132D7">
                <w:rPr>
                  <w:color w:val="000000"/>
                  <w:lang w:eastAsia="vi-VN"/>
                </w:rPr>
                <w:delText>ImageId</w:delText>
              </w:r>
            </w:del>
            <w:ins w:id="525"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ins w:id="526"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527" w:author="Hải Đức" w:date="2017-05-07T23:21:00Z">
              <w:r w:rsidRPr="00B01D5A" w:rsidDel="00A447E5">
                <w:rPr>
                  <w:color w:val="000000"/>
                  <w:lang w:eastAsia="vi-VN"/>
                </w:rPr>
                <w:delText xml:space="preserve">Mã </w:delText>
              </w:r>
            </w:del>
            <w:ins w:id="528"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A447E5" w:rsidP="00A43765">
            <w:pPr>
              <w:spacing w:after="120"/>
              <w:rPr>
                <w:color w:val="000000"/>
                <w:lang w:eastAsia="vi-VN"/>
              </w:rPr>
            </w:pPr>
            <w:ins w:id="529" w:author="Hải Đức" w:date="2017-05-07T23:22:00Z">
              <w:r>
                <w:rPr>
                  <w:color w:val="000000"/>
                  <w:lang w:eastAsia="vi-VN"/>
                </w:rPr>
                <w:t>Nội dung comment</w:t>
              </w:r>
            </w:ins>
            <w:del w:id="530" w:author="Hải Đức" w:date="2017-05-07T23:22:00Z">
              <w:r w:rsidR="00D4179D" w:rsidRPr="00B01D5A" w:rsidDel="00A447E5">
                <w:rPr>
                  <w:color w:val="000000"/>
                  <w:lang w:eastAsia="vi-VN"/>
                </w:rPr>
                <w:delText>Comment gì</w:delText>
              </w:r>
            </w:del>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531" w:author="Hải Đức" w:date="2017-05-07T22:59:00Z">
              <w:r w:rsidRPr="00B01D5A">
                <w:rPr>
                  <w:color w:val="000000"/>
                  <w:lang w:val="vi-VN" w:eastAsia="vi-VN"/>
                </w:rPr>
                <w:t>not null</w:t>
              </w:r>
              <w:r>
                <w:rPr>
                  <w:color w:val="000000"/>
                  <w:lang w:eastAsia="vi-VN"/>
                </w:rPr>
                <w:t>, FOREIGN KEY (Users)</w:t>
              </w:r>
            </w:ins>
            <w:del w:id="532"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652B98">
        <w:tblPrEx>
          <w:tblW w:w="9383" w:type="dxa"/>
          <w:tblPrExChange w:id="533" w:author="Hải Đức" w:date="2017-05-07T23:12:00Z">
            <w:tblPrEx>
              <w:tblW w:w="9383" w:type="dxa"/>
            </w:tblPrEx>
          </w:tblPrExChange>
        </w:tblPrEx>
        <w:trPr>
          <w:trHeight w:val="286"/>
          <w:trPrChange w:id="534"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535"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lastRenderedPageBreak/>
              <w:t>CreatedDate</w:t>
            </w:r>
          </w:p>
        </w:tc>
        <w:tc>
          <w:tcPr>
            <w:tcW w:w="1471" w:type="dxa"/>
            <w:tcBorders>
              <w:top w:val="nil"/>
              <w:left w:val="nil"/>
              <w:bottom w:val="nil"/>
              <w:right w:val="single" w:sz="4" w:space="0" w:color="auto"/>
            </w:tcBorders>
            <w:shd w:val="clear" w:color="auto" w:fill="auto"/>
            <w:noWrap/>
            <w:vAlign w:val="center"/>
            <w:hideMark/>
            <w:tcPrChange w:id="536"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537"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538"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539"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comment</w:t>
            </w:r>
          </w:p>
        </w:tc>
      </w:tr>
      <w:tr w:rsidR="00652B98" w:rsidTr="00A447E5">
        <w:tblPrEx>
          <w:tblW w:w="9383" w:type="dxa"/>
          <w:tblPrExChange w:id="540" w:author="Hải Đức" w:date="2017-05-07T23:18:00Z">
            <w:tblPrEx>
              <w:tblW w:w="9383" w:type="dxa"/>
            </w:tblPrEx>
          </w:tblPrExChange>
        </w:tblPrEx>
        <w:trPr>
          <w:trHeight w:val="301"/>
          <w:ins w:id="541" w:author="Hải Đức" w:date="2017-05-07T23:12:00Z"/>
          <w:trPrChange w:id="542" w:author="Hải Đức" w:date="2017-05-07T23:18:00Z">
            <w:trPr>
              <w:gridAfter w:val="0"/>
              <w:trHeight w:val="301"/>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tcPrChange w:id="543" w:author="Hải Đức" w:date="2017-05-07T23:1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E23323">
            <w:pPr>
              <w:spacing w:after="120"/>
              <w:rPr>
                <w:ins w:id="544" w:author="Hải Đức" w:date="2017-05-07T23:12:00Z"/>
                <w:color w:val="000000"/>
                <w:lang w:eastAsia="vi-VN"/>
              </w:rPr>
            </w:pPr>
            <w:ins w:id="545" w:author="Hải Đức" w:date="2017-05-07T23:12:00Z">
              <w:r>
                <w:rPr>
                  <w:color w:val="000000"/>
                  <w:lang w:eastAsia="vi-VN"/>
                </w:rPr>
                <w:t>Status</w:t>
              </w:r>
            </w:ins>
          </w:p>
        </w:tc>
        <w:tc>
          <w:tcPr>
            <w:tcW w:w="1471" w:type="dxa"/>
            <w:tcBorders>
              <w:top w:val="single" w:sz="4" w:space="0" w:color="auto"/>
              <w:left w:val="nil"/>
              <w:bottom w:val="single" w:sz="4" w:space="0" w:color="auto"/>
              <w:right w:val="single" w:sz="4" w:space="0" w:color="auto"/>
            </w:tcBorders>
            <w:shd w:val="clear" w:color="auto" w:fill="auto"/>
            <w:noWrap/>
            <w:vAlign w:val="center"/>
            <w:tcPrChange w:id="546" w:author="Hải Đức" w:date="2017-05-07T23:1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E23323">
            <w:pPr>
              <w:spacing w:after="120"/>
              <w:rPr>
                <w:ins w:id="547" w:author="Hải Đức" w:date="2017-05-07T23:12:00Z"/>
                <w:color w:val="000000"/>
                <w:lang w:eastAsia="vi-VN"/>
              </w:rPr>
            </w:pPr>
            <w:ins w:id="548" w:author="Hải Đức" w:date="2017-05-07T23:12:00Z">
              <w:r w:rsidRPr="00B01D5A">
                <w:rPr>
                  <w:color w:val="000000"/>
                  <w:lang w:eastAsia="vi-VN"/>
                </w:rPr>
                <w:t>nvarchar</w:t>
              </w:r>
            </w:ins>
          </w:p>
        </w:tc>
        <w:tc>
          <w:tcPr>
            <w:tcW w:w="870" w:type="dxa"/>
            <w:tcBorders>
              <w:top w:val="single" w:sz="4" w:space="0" w:color="auto"/>
              <w:left w:val="nil"/>
              <w:bottom w:val="single" w:sz="4" w:space="0" w:color="auto"/>
              <w:right w:val="single" w:sz="4" w:space="0" w:color="auto"/>
            </w:tcBorders>
            <w:shd w:val="clear" w:color="auto" w:fill="auto"/>
            <w:noWrap/>
            <w:vAlign w:val="center"/>
            <w:tcPrChange w:id="549" w:author="Hải Đức" w:date="2017-05-07T23:18:00Z">
              <w:tcPr>
                <w:tcW w:w="87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E23323">
            <w:pPr>
              <w:spacing w:after="120"/>
              <w:rPr>
                <w:ins w:id="550" w:author="Hải Đức" w:date="2017-05-07T23:12:00Z"/>
                <w:color w:val="000000"/>
                <w:lang w:eastAsia="vi-VN"/>
              </w:rPr>
            </w:pPr>
            <w:ins w:id="551" w:author="Hải Đức" w:date="2017-05-07T23:12:00Z">
              <w:r>
                <w:rPr>
                  <w:color w:val="000000"/>
                  <w:lang w:eastAsia="vi-VN"/>
                </w:rPr>
                <w:t>max</w:t>
              </w:r>
            </w:ins>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552" w:author="Hải Đức" w:date="2017-05-07T23:18: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E23323">
            <w:pPr>
              <w:spacing w:after="120"/>
              <w:rPr>
                <w:ins w:id="553" w:author="Hải Đức" w:date="2017-05-07T23:12:00Z"/>
                <w:color w:val="000000"/>
                <w:lang w:val="vi-VN" w:eastAsia="vi-VN"/>
              </w:rPr>
            </w:pPr>
          </w:p>
        </w:tc>
        <w:tc>
          <w:tcPr>
            <w:tcW w:w="2305" w:type="dxa"/>
            <w:tcBorders>
              <w:top w:val="single" w:sz="4" w:space="0" w:color="auto"/>
              <w:left w:val="nil"/>
              <w:bottom w:val="single" w:sz="4" w:space="0" w:color="auto"/>
              <w:right w:val="single" w:sz="8" w:space="0" w:color="auto"/>
            </w:tcBorders>
            <w:shd w:val="clear" w:color="auto" w:fill="auto"/>
            <w:noWrap/>
            <w:vAlign w:val="center"/>
            <w:tcPrChange w:id="554" w:author="Hải Đức" w:date="2017-05-07T23:1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E23323">
            <w:pPr>
              <w:spacing w:after="120"/>
              <w:rPr>
                <w:ins w:id="555" w:author="Hải Đức" w:date="2017-05-07T23:12:00Z"/>
                <w:color w:val="000000"/>
                <w:lang w:eastAsia="vi-VN"/>
              </w:rPr>
            </w:pPr>
            <w:ins w:id="556" w:author="Hải Đức" w:date="2017-05-07T23:12:00Z">
              <w:r>
                <w:rPr>
                  <w:color w:val="000000"/>
                  <w:lang w:eastAsia="vi-VN"/>
                </w:rPr>
                <w:t>Trạng thái</w:t>
              </w:r>
            </w:ins>
          </w:p>
        </w:tc>
      </w:tr>
    </w:tbl>
    <w:p w:rsidR="0014788F" w:rsidRDefault="0014788F">
      <w:pPr>
        <w:pStyle w:val="ListParagraph"/>
        <w:rPr>
          <w:ins w:id="557" w:author="Hải Đức" w:date="2017-05-08T00:00:00Z"/>
          <w:b/>
        </w:rPr>
        <w:pPrChange w:id="558" w:author="Hải Đức" w:date="2017-05-08T00:01:00Z">
          <w:pPr>
            <w:pStyle w:val="ListParagraph"/>
            <w:numPr>
              <w:numId w:val="14"/>
            </w:numPr>
            <w:ind w:hanging="360"/>
          </w:pPr>
        </w:pPrChange>
      </w:pPr>
    </w:p>
    <w:p w:rsidR="00A447E5" w:rsidRDefault="00A447E5">
      <w:pPr>
        <w:pStyle w:val="ListParagraph"/>
        <w:numPr>
          <w:ilvl w:val="0"/>
          <w:numId w:val="13"/>
        </w:numPr>
        <w:rPr>
          <w:ins w:id="559" w:author="Hải Đức" w:date="2017-05-07T23:18:00Z"/>
          <w:b/>
        </w:rPr>
        <w:pPrChange w:id="560" w:author="Hải Đức" w:date="2017-05-08T00:03:00Z">
          <w:pPr>
            <w:pStyle w:val="ListParagraph"/>
            <w:numPr>
              <w:numId w:val="14"/>
            </w:numPr>
            <w:ind w:hanging="360"/>
          </w:pPr>
        </w:pPrChange>
      </w:pPr>
      <w:ins w:id="561" w:author="Hải Đức" w:date="2017-05-07T23:18:00Z">
        <w:r w:rsidRPr="00E23323">
          <w:rPr>
            <w:b/>
          </w:rPr>
          <w:t xml:space="preserve">Bảng </w:t>
        </w:r>
        <w:r>
          <w:rPr>
            <w:b/>
          </w:rPr>
          <w:t>Album</w:t>
        </w:r>
        <w:r w:rsidRPr="00E23323">
          <w:rPr>
            <w:b/>
          </w:rPr>
          <w:t xml:space="preserve">Likes: </w:t>
        </w:r>
      </w:ins>
      <w:ins w:id="562" w:author="Hải Đức" w:date="2017-05-08T00:19:00Z">
        <w:r w:rsidR="00487302">
          <w:rPr>
            <w:b/>
          </w:rPr>
          <w:t>(Like của Album)</w:t>
        </w:r>
      </w:ins>
    </w:p>
    <w:p w:rsidR="00A447E5" w:rsidRPr="00E23323" w:rsidRDefault="00A447E5" w:rsidP="00A447E5">
      <w:pPr>
        <w:ind w:left="360"/>
        <w:rPr>
          <w:ins w:id="563" w:author="Hải Đức" w:date="2017-05-07T23:18:00Z"/>
          <w:b/>
        </w:rPr>
      </w:pPr>
    </w:p>
    <w:tbl>
      <w:tblPr>
        <w:tblW w:w="9383" w:type="dxa"/>
        <w:tblLook w:val="04A0" w:firstRow="1" w:lastRow="0" w:firstColumn="1" w:lastColumn="0" w:noHBand="0" w:noVBand="1"/>
      </w:tblPr>
      <w:tblGrid>
        <w:gridCol w:w="2185"/>
        <w:gridCol w:w="1471"/>
        <w:gridCol w:w="870"/>
        <w:gridCol w:w="2552"/>
        <w:gridCol w:w="2305"/>
      </w:tblGrid>
      <w:tr w:rsidR="00A447E5" w:rsidRPr="009109D5" w:rsidTr="00E23323">
        <w:trPr>
          <w:trHeight w:val="286"/>
          <w:ins w:id="564"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E23323">
            <w:pPr>
              <w:spacing w:after="120"/>
              <w:jc w:val="center"/>
              <w:rPr>
                <w:ins w:id="565" w:author="Hải Đức" w:date="2017-05-07T23:18:00Z"/>
                <w:b/>
                <w:bCs/>
                <w:color w:val="000000"/>
                <w:lang w:val="vi-VN" w:eastAsia="vi-VN"/>
              </w:rPr>
            </w:pPr>
            <w:ins w:id="566" w:author="Hải Đức" w:date="2017-05-07T23:18:00Z">
              <w:r w:rsidRPr="00B01D5A">
                <w:rPr>
                  <w:b/>
                  <w:bCs/>
                  <w:color w:val="000000"/>
                  <w:lang w:eastAsia="vi-VN"/>
                </w:rPr>
                <w:t xml:space="preserve">Bảng </w:t>
              </w:r>
              <w:r>
                <w:rPr>
                  <w:b/>
                </w:rPr>
                <w:t>Album</w:t>
              </w:r>
              <w:r w:rsidRPr="00E23323">
                <w:rPr>
                  <w:b/>
                </w:rPr>
                <w:t>Likes</w:t>
              </w:r>
            </w:ins>
          </w:p>
        </w:tc>
      </w:tr>
      <w:tr w:rsidR="00A447E5" w:rsidRPr="009109D5" w:rsidTr="00E23323">
        <w:trPr>
          <w:trHeight w:val="286"/>
          <w:ins w:id="56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568" w:author="Hải Đức" w:date="2017-05-07T23:18:00Z"/>
                <w:b/>
                <w:bCs/>
                <w:color w:val="000000"/>
                <w:lang w:val="vi-VN" w:eastAsia="vi-VN"/>
              </w:rPr>
            </w:pPr>
            <w:ins w:id="569"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570" w:author="Hải Đức" w:date="2017-05-07T23:18:00Z"/>
                <w:b/>
                <w:bCs/>
                <w:color w:val="000000"/>
                <w:lang w:val="vi-VN" w:eastAsia="vi-VN"/>
              </w:rPr>
            </w:pPr>
            <w:ins w:id="571"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572" w:author="Hải Đức" w:date="2017-05-07T23:18:00Z"/>
                <w:b/>
                <w:bCs/>
                <w:color w:val="000000"/>
                <w:lang w:val="vi-VN" w:eastAsia="vi-VN"/>
              </w:rPr>
            </w:pPr>
            <w:ins w:id="573"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574" w:author="Hải Đức" w:date="2017-05-07T23:18:00Z"/>
                <w:b/>
                <w:bCs/>
                <w:color w:val="000000"/>
                <w:lang w:val="vi-VN" w:eastAsia="vi-VN"/>
              </w:rPr>
            </w:pPr>
            <w:ins w:id="575"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jc w:val="center"/>
              <w:rPr>
                <w:ins w:id="576" w:author="Hải Đức" w:date="2017-05-07T23:18:00Z"/>
                <w:b/>
                <w:bCs/>
                <w:color w:val="000000"/>
                <w:lang w:val="vi-VN" w:eastAsia="vi-VN"/>
              </w:rPr>
            </w:pPr>
            <w:ins w:id="577" w:author="Hải Đức" w:date="2017-05-07T23:18:00Z">
              <w:r w:rsidRPr="00B01D5A">
                <w:rPr>
                  <w:b/>
                  <w:bCs/>
                  <w:color w:val="000000"/>
                  <w:lang w:val="vi-VN" w:eastAsia="vi-VN"/>
                </w:rPr>
                <w:t>Ghi chú</w:t>
              </w:r>
            </w:ins>
          </w:p>
        </w:tc>
      </w:tr>
      <w:tr w:rsidR="00A447E5" w:rsidRPr="009109D5" w:rsidTr="00E23323">
        <w:trPr>
          <w:trHeight w:val="286"/>
          <w:ins w:id="57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579" w:author="Hải Đức" w:date="2017-05-07T23:18:00Z"/>
                <w:color w:val="000000"/>
                <w:lang w:eastAsia="vi-VN"/>
              </w:rPr>
            </w:pPr>
            <w:ins w:id="580"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581" w:author="Hải Đức" w:date="2017-05-07T23:18:00Z"/>
                <w:color w:val="000000"/>
                <w:lang w:val="vi-VN" w:eastAsia="vi-VN"/>
              </w:rPr>
            </w:pPr>
            <w:ins w:id="582" w:author="Hải Đức" w:date="2017-05-07T23:18: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right"/>
              <w:rPr>
                <w:ins w:id="583" w:author="Hải Đức" w:date="2017-05-07T23:18:00Z"/>
                <w:color w:val="000000"/>
                <w:lang w:val="vi-VN" w:eastAsia="vi-VN"/>
              </w:rPr>
            </w:pPr>
            <w:ins w:id="584" w:author="Hải Đức" w:date="2017-05-07T23:18: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585" w:author="Hải Đức" w:date="2017-05-07T23:18:00Z"/>
                <w:color w:val="000000"/>
                <w:lang w:val="vi-VN" w:eastAsia="vi-VN"/>
              </w:rPr>
            </w:pPr>
            <w:ins w:id="586"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587" w:author="Hải Đức" w:date="2017-05-07T23:18:00Z"/>
                <w:color w:val="000000"/>
                <w:lang w:eastAsia="vi-VN"/>
              </w:rPr>
            </w:pPr>
            <w:ins w:id="588" w:author="Hải Đức" w:date="2017-05-07T23:20:00Z">
              <w:r>
                <w:rPr>
                  <w:color w:val="000000"/>
                  <w:lang w:eastAsia="vi-VN"/>
                </w:rPr>
                <w:t>I</w:t>
              </w:r>
            </w:ins>
            <w:ins w:id="589" w:author="Hải Đức" w:date="2017-05-07T23:21:00Z">
              <w:r>
                <w:rPr>
                  <w:color w:val="000000"/>
                  <w:lang w:eastAsia="vi-VN"/>
                </w:rPr>
                <w:t>d</w:t>
              </w:r>
            </w:ins>
            <w:ins w:id="590" w:author="Hải Đức" w:date="2017-05-07T23:18:00Z">
              <w:r w:rsidRPr="00B01D5A">
                <w:rPr>
                  <w:color w:val="000000"/>
                  <w:lang w:eastAsia="vi-VN"/>
                </w:rPr>
                <w:t xml:space="preserve"> like</w:t>
              </w:r>
            </w:ins>
          </w:p>
        </w:tc>
      </w:tr>
      <w:tr w:rsidR="00A447E5" w:rsidRPr="009109D5" w:rsidTr="00E23323">
        <w:trPr>
          <w:trHeight w:val="286"/>
          <w:ins w:id="591"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592" w:author="Hải Đức" w:date="2017-05-07T23:18:00Z"/>
                <w:color w:val="000000"/>
                <w:lang w:eastAsia="vi-VN"/>
              </w:rPr>
            </w:pPr>
            <w:ins w:id="593" w:author="Hải Đức" w:date="2017-05-07T23:18:00Z">
              <w:r>
                <w:rPr>
                  <w:color w:val="000000"/>
                  <w:lang w:eastAsia="vi-VN"/>
                </w:rPr>
                <w:t>Album</w:t>
              </w:r>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594" w:author="Hải Đức" w:date="2017-05-07T23:18:00Z"/>
                <w:color w:val="000000"/>
                <w:lang w:val="vi-VN" w:eastAsia="vi-VN"/>
              </w:rPr>
            </w:pPr>
            <w:ins w:id="595"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right"/>
              <w:rPr>
                <w:ins w:id="596"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rPr>
                <w:ins w:id="597" w:author="Hải Đức" w:date="2017-05-07T23:18:00Z"/>
                <w:color w:val="000000"/>
                <w:lang w:val="vi-VN" w:eastAsia="vi-VN"/>
              </w:rPr>
            </w:pPr>
            <w:ins w:id="598" w:author="Hải Đức" w:date="2017-05-07T23:18:00Z">
              <w:r w:rsidRPr="00B01D5A">
                <w:rPr>
                  <w:color w:val="000000"/>
                  <w:lang w:val="vi-VN" w:eastAsia="vi-VN"/>
                </w:rPr>
                <w:t>not null</w:t>
              </w:r>
            </w:ins>
            <w:ins w:id="599"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600" w:author="Hải Đức" w:date="2017-05-07T23:18:00Z"/>
                <w:color w:val="000000"/>
                <w:lang w:eastAsia="vi-VN"/>
              </w:rPr>
            </w:pPr>
            <w:ins w:id="601" w:author="Hải Đức" w:date="2017-05-07T23:21:00Z">
              <w:r>
                <w:rPr>
                  <w:color w:val="000000"/>
                  <w:lang w:eastAsia="vi-VN"/>
                </w:rPr>
                <w:t>Id của album</w:t>
              </w:r>
            </w:ins>
            <w:ins w:id="602" w:author="Hải Đức" w:date="2017-05-07T23:18:00Z">
              <w:r w:rsidRPr="00B01D5A">
                <w:rPr>
                  <w:color w:val="000000"/>
                  <w:lang w:eastAsia="vi-VN"/>
                </w:rPr>
                <w:t xml:space="preserve"> được like</w:t>
              </w:r>
            </w:ins>
          </w:p>
        </w:tc>
      </w:tr>
      <w:tr w:rsidR="00A447E5" w:rsidRPr="00EA2D07" w:rsidTr="00E23323">
        <w:trPr>
          <w:trHeight w:val="286"/>
          <w:ins w:id="603"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04" w:author="Hải Đức" w:date="2017-05-07T23:18:00Z"/>
                <w:color w:val="000000"/>
                <w:lang w:eastAsia="vi-VN"/>
              </w:rPr>
            </w:pPr>
            <w:ins w:id="605"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06" w:author="Hải Đức" w:date="2017-05-07T23:18:00Z"/>
                <w:color w:val="000000"/>
                <w:lang w:eastAsia="vi-VN"/>
              </w:rPr>
            </w:pPr>
            <w:ins w:id="607"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right"/>
              <w:rPr>
                <w:ins w:id="608"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09" w:author="Hải Đức" w:date="2017-05-07T23:18:00Z"/>
                <w:color w:val="000000"/>
                <w:lang w:val="vi-VN" w:eastAsia="vi-VN"/>
              </w:rPr>
            </w:pPr>
            <w:ins w:id="610" w:author="Hải Đức" w:date="2017-05-07T23:18: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611" w:author="Hải Đức" w:date="2017-05-07T23:18:00Z"/>
                <w:color w:val="000000"/>
                <w:lang w:val="vi-VN" w:eastAsia="vi-VN"/>
              </w:rPr>
            </w:pPr>
            <w:ins w:id="612" w:author="Hải Đức" w:date="2017-05-07T23:18:00Z">
              <w:r w:rsidRPr="00B01D5A">
                <w:rPr>
                  <w:color w:val="000000"/>
                  <w:lang w:val="vi-VN" w:eastAsia="vi-VN"/>
                </w:rPr>
                <w:t>Đã bỏ like chưa(1 là đã xoá, 0 là chưa)</w:t>
              </w:r>
            </w:ins>
          </w:p>
        </w:tc>
      </w:tr>
      <w:tr w:rsidR="00A447E5" w:rsidRPr="009109D5" w:rsidTr="00E23323">
        <w:trPr>
          <w:trHeight w:val="286"/>
          <w:ins w:id="613"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14" w:author="Hải Đức" w:date="2017-05-07T23:18:00Z"/>
                <w:color w:val="000000"/>
                <w:lang w:eastAsia="vi-VN"/>
              </w:rPr>
            </w:pPr>
            <w:ins w:id="615"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16" w:author="Hải Đức" w:date="2017-05-07T23:18:00Z"/>
                <w:color w:val="000000"/>
                <w:lang w:eastAsia="vi-VN"/>
              </w:rPr>
            </w:pPr>
            <w:ins w:id="617"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18"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19" w:author="Hải Đức" w:date="2017-05-07T23:18:00Z"/>
                <w:color w:val="000000"/>
                <w:lang w:val="vi-VN" w:eastAsia="vi-VN"/>
              </w:rPr>
            </w:pPr>
            <w:ins w:id="620"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621" w:author="Hải Đức" w:date="2017-05-07T23:18:00Z"/>
                <w:color w:val="000000"/>
                <w:lang w:eastAsia="vi-VN"/>
              </w:rPr>
            </w:pPr>
            <w:ins w:id="622" w:author="Hải Đức" w:date="2017-05-07T23:18:00Z">
              <w:r w:rsidRPr="00B01D5A">
                <w:rPr>
                  <w:color w:val="000000"/>
                  <w:lang w:eastAsia="vi-VN"/>
                </w:rPr>
                <w:t>Like bởi ai</w:t>
              </w:r>
            </w:ins>
          </w:p>
        </w:tc>
      </w:tr>
      <w:tr w:rsidR="00A447E5" w:rsidRPr="009109D5" w:rsidTr="00E23323">
        <w:trPr>
          <w:trHeight w:val="286"/>
          <w:ins w:id="623"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E23323">
            <w:pPr>
              <w:spacing w:after="120"/>
              <w:rPr>
                <w:ins w:id="624" w:author="Hải Đức" w:date="2017-05-07T23:18:00Z"/>
                <w:color w:val="000000"/>
                <w:lang w:eastAsia="vi-VN"/>
              </w:rPr>
            </w:pPr>
            <w:ins w:id="625"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E23323">
            <w:pPr>
              <w:spacing w:after="120"/>
              <w:rPr>
                <w:ins w:id="626" w:author="Hải Đức" w:date="2017-05-07T23:18:00Z"/>
                <w:color w:val="000000"/>
                <w:lang w:eastAsia="vi-VN"/>
              </w:rPr>
            </w:pPr>
            <w:ins w:id="627"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E23323">
            <w:pPr>
              <w:spacing w:after="120"/>
              <w:rPr>
                <w:ins w:id="628"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29" w:author="Hải Đức" w:date="2017-05-07T23:18:00Z"/>
                <w:color w:val="000000"/>
                <w:lang w:val="vi-VN" w:eastAsia="vi-VN"/>
              </w:rPr>
            </w:pPr>
            <w:ins w:id="630"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E23323">
            <w:pPr>
              <w:spacing w:after="120"/>
              <w:rPr>
                <w:ins w:id="631" w:author="Hải Đức" w:date="2017-05-07T23:18:00Z"/>
                <w:color w:val="000000"/>
                <w:lang w:eastAsia="vi-VN"/>
              </w:rPr>
            </w:pPr>
            <w:ins w:id="632" w:author="Hải Đức" w:date="2017-05-07T23:18:00Z">
              <w:r w:rsidRPr="00B01D5A">
                <w:rPr>
                  <w:color w:val="000000"/>
                  <w:lang w:eastAsia="vi-VN"/>
                </w:rPr>
                <w:t>Ngày like</w:t>
              </w:r>
            </w:ins>
          </w:p>
        </w:tc>
      </w:tr>
      <w:tr w:rsidR="00A447E5" w:rsidTr="00E23323">
        <w:trPr>
          <w:trHeight w:val="301"/>
          <w:ins w:id="633"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E23323">
            <w:pPr>
              <w:spacing w:after="120"/>
              <w:rPr>
                <w:ins w:id="634" w:author="Hải Đức" w:date="2017-05-07T23:18:00Z"/>
                <w:color w:val="000000"/>
                <w:lang w:eastAsia="vi-VN"/>
              </w:rPr>
            </w:pPr>
            <w:ins w:id="635"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E23323">
            <w:pPr>
              <w:spacing w:after="120"/>
              <w:rPr>
                <w:ins w:id="636" w:author="Hải Đức" w:date="2017-05-07T23:18:00Z"/>
                <w:color w:val="000000"/>
                <w:lang w:eastAsia="vi-VN"/>
              </w:rPr>
            </w:pPr>
            <w:ins w:id="637"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E23323">
            <w:pPr>
              <w:spacing w:after="120"/>
              <w:rPr>
                <w:ins w:id="638" w:author="Hải Đức" w:date="2017-05-07T23:18:00Z"/>
                <w:color w:val="000000"/>
                <w:lang w:eastAsia="vi-VN"/>
              </w:rPr>
            </w:pPr>
            <w:ins w:id="639"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E23323">
            <w:pPr>
              <w:spacing w:after="120"/>
              <w:rPr>
                <w:ins w:id="640" w:author="Hải Đức" w:date="2017-05-07T23:1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E23323">
            <w:pPr>
              <w:spacing w:after="120"/>
              <w:rPr>
                <w:ins w:id="641" w:author="Hải Đức" w:date="2017-05-07T23:18:00Z"/>
                <w:color w:val="000000"/>
                <w:lang w:eastAsia="vi-VN"/>
              </w:rPr>
            </w:pPr>
            <w:ins w:id="642" w:author="Hải Đức" w:date="2017-05-07T23:18:00Z">
              <w:r>
                <w:rPr>
                  <w:color w:val="000000"/>
                  <w:lang w:eastAsia="vi-VN"/>
                </w:rPr>
                <w:t>Trạng thái</w:t>
              </w:r>
            </w:ins>
          </w:p>
        </w:tc>
      </w:tr>
    </w:tbl>
    <w:p w:rsidR="00A447E5" w:rsidRDefault="00A447E5" w:rsidP="00A447E5">
      <w:pPr>
        <w:rPr>
          <w:ins w:id="643" w:author="Hải Đức" w:date="2017-05-07T23:18:00Z"/>
        </w:rPr>
      </w:pPr>
    </w:p>
    <w:p w:rsidR="00A447E5" w:rsidRPr="00E23323" w:rsidRDefault="00A447E5">
      <w:pPr>
        <w:pStyle w:val="ListParagraph"/>
        <w:numPr>
          <w:ilvl w:val="0"/>
          <w:numId w:val="13"/>
        </w:numPr>
        <w:rPr>
          <w:ins w:id="644" w:author="Hải Đức" w:date="2017-05-07T23:18:00Z"/>
          <w:b/>
        </w:rPr>
        <w:pPrChange w:id="645" w:author="Hải Đức" w:date="2017-05-08T00:03:00Z">
          <w:pPr>
            <w:pStyle w:val="ListParagraph"/>
            <w:numPr>
              <w:numId w:val="14"/>
            </w:numPr>
            <w:ind w:hanging="360"/>
          </w:pPr>
        </w:pPrChange>
      </w:pPr>
      <w:ins w:id="646" w:author="Hải Đức" w:date="2017-05-07T23:18:00Z">
        <w:r w:rsidRPr="00E23323">
          <w:rPr>
            <w:b/>
          </w:rPr>
          <w:t xml:space="preserve">Bảng </w:t>
        </w:r>
        <w:r>
          <w:rPr>
            <w:b/>
          </w:rPr>
          <w:t>Album</w:t>
        </w:r>
        <w:r w:rsidRPr="00E23323">
          <w:rPr>
            <w:b/>
          </w:rPr>
          <w:t>Comments:</w:t>
        </w:r>
      </w:ins>
      <w:ins w:id="647" w:author="Hải Đức" w:date="2017-05-08T00:20:00Z">
        <w:r w:rsidR="00487302">
          <w:rPr>
            <w:b/>
          </w:rPr>
          <w:t xml:space="preserve"> (Bình luận của Album)</w:t>
        </w:r>
      </w:ins>
    </w:p>
    <w:p w:rsidR="00A447E5" w:rsidRDefault="00A447E5" w:rsidP="00A447E5">
      <w:pPr>
        <w:rPr>
          <w:ins w:id="648" w:author="Hải Đức" w:date="2017-05-07T23:18:00Z"/>
        </w:rPr>
      </w:pPr>
    </w:p>
    <w:tbl>
      <w:tblPr>
        <w:tblW w:w="9383" w:type="dxa"/>
        <w:tblLook w:val="04A0" w:firstRow="1" w:lastRow="0" w:firstColumn="1" w:lastColumn="0" w:noHBand="0" w:noVBand="1"/>
      </w:tblPr>
      <w:tblGrid>
        <w:gridCol w:w="2185"/>
        <w:gridCol w:w="1471"/>
        <w:gridCol w:w="870"/>
        <w:gridCol w:w="2552"/>
        <w:gridCol w:w="2305"/>
      </w:tblGrid>
      <w:tr w:rsidR="00A447E5" w:rsidRPr="009109D5" w:rsidTr="00E23323">
        <w:trPr>
          <w:trHeight w:val="286"/>
          <w:ins w:id="649"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E23323">
            <w:pPr>
              <w:spacing w:after="120"/>
              <w:jc w:val="center"/>
              <w:rPr>
                <w:ins w:id="650" w:author="Hải Đức" w:date="2017-05-07T23:18:00Z"/>
                <w:b/>
                <w:bCs/>
                <w:color w:val="000000"/>
                <w:lang w:val="vi-VN" w:eastAsia="vi-VN"/>
              </w:rPr>
            </w:pPr>
            <w:ins w:id="651" w:author="Hải Đức" w:date="2017-05-07T23:18:00Z">
              <w:r w:rsidRPr="00B01D5A">
                <w:rPr>
                  <w:b/>
                  <w:bCs/>
                  <w:color w:val="000000"/>
                  <w:lang w:eastAsia="vi-VN"/>
                </w:rPr>
                <w:t xml:space="preserve">Bảng </w:t>
              </w:r>
              <w:r>
                <w:rPr>
                  <w:b/>
                </w:rPr>
                <w:t>Album</w:t>
              </w:r>
              <w:r w:rsidRPr="00E23323">
                <w:rPr>
                  <w:b/>
                </w:rPr>
                <w:t>Comments</w:t>
              </w:r>
            </w:ins>
          </w:p>
        </w:tc>
      </w:tr>
      <w:tr w:rsidR="00A447E5" w:rsidRPr="009109D5" w:rsidTr="00E23323">
        <w:trPr>
          <w:trHeight w:val="286"/>
          <w:ins w:id="65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653" w:author="Hải Đức" w:date="2017-05-07T23:18:00Z"/>
                <w:b/>
                <w:bCs/>
                <w:color w:val="000000"/>
                <w:lang w:val="vi-VN" w:eastAsia="vi-VN"/>
              </w:rPr>
            </w:pPr>
            <w:ins w:id="654"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655" w:author="Hải Đức" w:date="2017-05-07T23:18:00Z"/>
                <w:b/>
                <w:bCs/>
                <w:color w:val="000000"/>
                <w:lang w:val="vi-VN" w:eastAsia="vi-VN"/>
              </w:rPr>
            </w:pPr>
            <w:ins w:id="656"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657" w:author="Hải Đức" w:date="2017-05-07T23:18:00Z"/>
                <w:b/>
                <w:bCs/>
                <w:color w:val="000000"/>
                <w:lang w:val="vi-VN" w:eastAsia="vi-VN"/>
              </w:rPr>
            </w:pPr>
            <w:ins w:id="658"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center"/>
              <w:rPr>
                <w:ins w:id="659" w:author="Hải Đức" w:date="2017-05-07T23:18:00Z"/>
                <w:b/>
                <w:bCs/>
                <w:color w:val="000000"/>
                <w:lang w:val="vi-VN" w:eastAsia="vi-VN"/>
              </w:rPr>
            </w:pPr>
            <w:ins w:id="660"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jc w:val="center"/>
              <w:rPr>
                <w:ins w:id="661" w:author="Hải Đức" w:date="2017-05-07T23:18:00Z"/>
                <w:b/>
                <w:bCs/>
                <w:color w:val="000000"/>
                <w:lang w:val="vi-VN" w:eastAsia="vi-VN"/>
              </w:rPr>
            </w:pPr>
            <w:ins w:id="662" w:author="Hải Đức" w:date="2017-05-07T23:18:00Z">
              <w:r w:rsidRPr="00B01D5A">
                <w:rPr>
                  <w:b/>
                  <w:bCs/>
                  <w:color w:val="000000"/>
                  <w:lang w:val="vi-VN" w:eastAsia="vi-VN"/>
                </w:rPr>
                <w:t>Ghi chú</w:t>
              </w:r>
            </w:ins>
          </w:p>
        </w:tc>
      </w:tr>
      <w:tr w:rsidR="00A447E5" w:rsidRPr="00515547" w:rsidTr="00E23323">
        <w:trPr>
          <w:trHeight w:val="286"/>
          <w:ins w:id="663"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64" w:author="Hải Đức" w:date="2017-05-07T23:18:00Z"/>
                <w:color w:val="000000"/>
                <w:lang w:eastAsia="vi-VN"/>
              </w:rPr>
            </w:pPr>
            <w:ins w:id="665"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66" w:author="Hải Đức" w:date="2017-05-07T23:18:00Z"/>
                <w:color w:val="000000"/>
                <w:lang w:val="vi-VN" w:eastAsia="vi-VN"/>
              </w:rPr>
            </w:pPr>
            <w:ins w:id="667"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right"/>
              <w:rPr>
                <w:ins w:id="668"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69" w:author="Hải Đức" w:date="2017-05-07T23:18:00Z"/>
                <w:color w:val="000000"/>
                <w:lang w:val="vi-VN" w:eastAsia="vi-VN"/>
              </w:rPr>
            </w:pPr>
            <w:ins w:id="670"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671" w:author="Hải Đức" w:date="2017-05-07T23:18:00Z"/>
                <w:color w:val="000000"/>
                <w:lang w:eastAsia="vi-VN"/>
              </w:rPr>
            </w:pPr>
            <w:ins w:id="672" w:author="Hải Đức" w:date="2017-05-07T23:21:00Z">
              <w:r>
                <w:rPr>
                  <w:color w:val="000000"/>
                  <w:lang w:eastAsia="vi-VN"/>
                </w:rPr>
                <w:t>Id</w:t>
              </w:r>
            </w:ins>
            <w:ins w:id="673" w:author="Hải Đức" w:date="2017-05-07T23:18:00Z">
              <w:r w:rsidRPr="00B01D5A">
                <w:rPr>
                  <w:color w:val="000000"/>
                  <w:lang w:eastAsia="vi-VN"/>
                </w:rPr>
                <w:t xml:space="preserve"> comment</w:t>
              </w:r>
            </w:ins>
          </w:p>
        </w:tc>
      </w:tr>
      <w:tr w:rsidR="00A447E5" w:rsidRPr="00515547" w:rsidTr="00E23323">
        <w:trPr>
          <w:trHeight w:val="286"/>
          <w:ins w:id="67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75" w:author="Hải Đức" w:date="2017-05-07T23:18:00Z"/>
                <w:color w:val="000000"/>
                <w:lang w:eastAsia="vi-VN"/>
              </w:rPr>
            </w:pPr>
            <w:ins w:id="676" w:author="Hải Đức" w:date="2017-05-07T23:20:00Z">
              <w:r>
                <w:rPr>
                  <w:color w:val="000000"/>
                  <w:lang w:eastAsia="vi-VN"/>
                </w:rPr>
                <w:t>Album</w:t>
              </w:r>
            </w:ins>
            <w:ins w:id="677"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78" w:author="Hải Đức" w:date="2017-05-07T23:18:00Z"/>
                <w:color w:val="000000"/>
                <w:lang w:eastAsia="vi-VN"/>
              </w:rPr>
            </w:pPr>
            <w:ins w:id="679"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jc w:val="right"/>
              <w:rPr>
                <w:ins w:id="680"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rPr>
                <w:ins w:id="681" w:author="Hải Đức" w:date="2017-05-07T23:18:00Z"/>
                <w:color w:val="000000"/>
                <w:lang w:val="vi-VN" w:eastAsia="vi-VN"/>
              </w:rPr>
            </w:pPr>
            <w:ins w:id="682" w:author="Hải Đức" w:date="2017-05-07T23:18:00Z">
              <w:r w:rsidRPr="00B01D5A">
                <w:rPr>
                  <w:color w:val="000000"/>
                  <w:lang w:val="vi-VN" w:eastAsia="vi-VN"/>
                </w:rPr>
                <w:t>not null</w:t>
              </w:r>
            </w:ins>
            <w:ins w:id="683"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rPr>
                <w:ins w:id="684" w:author="Hải Đức" w:date="2017-05-07T23:18:00Z"/>
                <w:color w:val="000000"/>
                <w:lang w:eastAsia="vi-VN"/>
              </w:rPr>
            </w:pPr>
            <w:ins w:id="685" w:author="Hải Đức" w:date="2017-05-07T23:21:00Z">
              <w:r>
                <w:rPr>
                  <w:color w:val="000000"/>
                  <w:lang w:eastAsia="vi-VN"/>
                </w:rPr>
                <w:t>Id của album</w:t>
              </w:r>
            </w:ins>
            <w:ins w:id="686" w:author="Hải Đức" w:date="2017-05-07T23:18:00Z">
              <w:r w:rsidRPr="00B01D5A">
                <w:rPr>
                  <w:color w:val="000000"/>
                  <w:lang w:eastAsia="vi-VN"/>
                </w:rPr>
                <w:t xml:space="preserve"> được comment</w:t>
              </w:r>
            </w:ins>
          </w:p>
        </w:tc>
      </w:tr>
      <w:tr w:rsidR="00A447E5" w:rsidRPr="00515547" w:rsidTr="00E23323">
        <w:trPr>
          <w:trHeight w:val="286"/>
          <w:ins w:id="68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A447E5" w:rsidRPr="00B01D5A" w:rsidRDefault="00A447E5" w:rsidP="00E23323">
            <w:pPr>
              <w:spacing w:after="120"/>
              <w:rPr>
                <w:ins w:id="688" w:author="Hải Đức" w:date="2017-05-07T23:18:00Z"/>
                <w:color w:val="000000"/>
                <w:lang w:eastAsia="vi-VN"/>
              </w:rPr>
            </w:pPr>
            <w:ins w:id="689" w:author="Hải Đức" w:date="2017-05-07T23:18: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A447E5" w:rsidRPr="00B01D5A" w:rsidRDefault="00A447E5" w:rsidP="00E23323">
            <w:pPr>
              <w:spacing w:after="120"/>
              <w:rPr>
                <w:ins w:id="690" w:author="Hải Đức" w:date="2017-05-07T23:18:00Z"/>
                <w:color w:val="000000"/>
                <w:lang w:eastAsia="vi-VN"/>
              </w:rPr>
            </w:pPr>
            <w:ins w:id="691" w:author="Hải Đức" w:date="2017-05-07T23:18: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A447E5" w:rsidRPr="00B01D5A" w:rsidRDefault="00A447E5" w:rsidP="00E23323">
            <w:pPr>
              <w:spacing w:after="120"/>
              <w:jc w:val="right"/>
              <w:rPr>
                <w:ins w:id="692" w:author="Hải Đức" w:date="2017-05-07T23:18:00Z"/>
                <w:color w:val="000000"/>
                <w:lang w:eastAsia="vi-VN"/>
              </w:rPr>
            </w:pPr>
            <w:ins w:id="693" w:author="Hải Đức" w:date="2017-05-07T23:18: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447E5" w:rsidRPr="00B01D5A" w:rsidRDefault="00A447E5" w:rsidP="00E23323">
            <w:pPr>
              <w:spacing w:after="120"/>
              <w:rPr>
                <w:ins w:id="694" w:author="Hải Đức" w:date="2017-05-07T23:18: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A447E5" w:rsidRPr="00B01D5A" w:rsidRDefault="00A447E5" w:rsidP="00E23323">
            <w:pPr>
              <w:spacing w:after="120"/>
              <w:rPr>
                <w:ins w:id="695" w:author="Hải Đức" w:date="2017-05-07T23:18:00Z"/>
                <w:color w:val="000000"/>
                <w:lang w:eastAsia="vi-VN"/>
              </w:rPr>
            </w:pPr>
            <w:ins w:id="696" w:author="Hải Đức" w:date="2017-05-07T23:22:00Z">
              <w:r>
                <w:rPr>
                  <w:color w:val="000000"/>
                  <w:lang w:eastAsia="vi-VN"/>
                </w:rPr>
                <w:t>Nội dung comment</w:t>
              </w:r>
            </w:ins>
          </w:p>
        </w:tc>
      </w:tr>
      <w:tr w:rsidR="00A447E5" w:rsidRPr="00EA2D07" w:rsidTr="00E23323">
        <w:trPr>
          <w:trHeight w:val="286"/>
          <w:ins w:id="69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698" w:author="Hải Đức" w:date="2017-05-07T23:18:00Z"/>
                <w:color w:val="000000"/>
                <w:lang w:eastAsia="vi-VN"/>
              </w:rPr>
            </w:pPr>
            <w:ins w:id="699"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00" w:author="Hải Đức" w:date="2017-05-07T23:18:00Z"/>
                <w:color w:val="000000"/>
                <w:lang w:eastAsia="vi-VN"/>
              </w:rPr>
            </w:pPr>
            <w:ins w:id="701"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02"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03" w:author="Hải Đức" w:date="2017-05-07T23:18:00Z"/>
                <w:color w:val="000000"/>
                <w:lang w:val="vi-VN" w:eastAsia="vi-VN"/>
              </w:rPr>
            </w:pPr>
            <w:ins w:id="704" w:author="Hải Đức" w:date="2017-05-07T23:18: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705" w:author="Hải Đức" w:date="2017-05-07T23:18:00Z"/>
                <w:color w:val="000000"/>
                <w:lang w:val="fr-FR" w:eastAsia="vi-VN"/>
              </w:rPr>
            </w:pPr>
            <w:ins w:id="706" w:author="Hải Đức" w:date="2017-05-07T23:18:00Z">
              <w:r w:rsidRPr="00B01D5A">
                <w:rPr>
                  <w:color w:val="000000"/>
                  <w:lang w:val="fr-FR" w:eastAsia="vi-VN"/>
                </w:rPr>
                <w:t>Đã xoá comment chưa(1 là đã xoá, 0 là chưa)</w:t>
              </w:r>
            </w:ins>
          </w:p>
        </w:tc>
      </w:tr>
      <w:tr w:rsidR="00A447E5" w:rsidRPr="00515547" w:rsidTr="00E23323">
        <w:trPr>
          <w:trHeight w:val="286"/>
          <w:ins w:id="70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08" w:author="Hải Đức" w:date="2017-05-07T23:18:00Z"/>
                <w:color w:val="000000"/>
                <w:lang w:eastAsia="vi-VN"/>
              </w:rPr>
            </w:pPr>
            <w:ins w:id="709"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10" w:author="Hải Đức" w:date="2017-05-07T23:18:00Z"/>
                <w:color w:val="000000"/>
                <w:lang w:eastAsia="vi-VN"/>
              </w:rPr>
            </w:pPr>
            <w:ins w:id="711"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12"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13" w:author="Hải Đức" w:date="2017-05-07T23:18:00Z"/>
                <w:color w:val="000000"/>
                <w:lang w:val="vi-VN" w:eastAsia="vi-VN"/>
              </w:rPr>
            </w:pPr>
            <w:ins w:id="714"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E23323">
            <w:pPr>
              <w:spacing w:after="120"/>
              <w:rPr>
                <w:ins w:id="715" w:author="Hải Đức" w:date="2017-05-07T23:18:00Z"/>
                <w:color w:val="000000"/>
                <w:lang w:eastAsia="vi-VN"/>
              </w:rPr>
            </w:pPr>
            <w:ins w:id="716" w:author="Hải Đức" w:date="2017-05-07T23:18:00Z">
              <w:r w:rsidRPr="00B01D5A">
                <w:rPr>
                  <w:color w:val="000000"/>
                  <w:lang w:eastAsia="vi-VN"/>
                </w:rPr>
                <w:t>Comment bởi ai</w:t>
              </w:r>
            </w:ins>
          </w:p>
        </w:tc>
      </w:tr>
      <w:tr w:rsidR="00A447E5" w:rsidRPr="00515547" w:rsidTr="00E23323">
        <w:trPr>
          <w:trHeight w:val="286"/>
          <w:ins w:id="717"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E23323">
            <w:pPr>
              <w:spacing w:after="120"/>
              <w:rPr>
                <w:ins w:id="718" w:author="Hải Đức" w:date="2017-05-07T23:18:00Z"/>
                <w:color w:val="000000"/>
                <w:lang w:eastAsia="vi-VN"/>
              </w:rPr>
            </w:pPr>
            <w:ins w:id="719"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E23323">
            <w:pPr>
              <w:spacing w:after="120"/>
              <w:rPr>
                <w:ins w:id="720" w:author="Hải Đức" w:date="2017-05-07T23:18:00Z"/>
                <w:color w:val="000000"/>
                <w:lang w:eastAsia="vi-VN"/>
              </w:rPr>
            </w:pPr>
            <w:ins w:id="721"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E23323">
            <w:pPr>
              <w:spacing w:after="120"/>
              <w:rPr>
                <w:ins w:id="722"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E23323">
            <w:pPr>
              <w:spacing w:after="120"/>
              <w:rPr>
                <w:ins w:id="723" w:author="Hải Đức" w:date="2017-05-07T23:18:00Z"/>
                <w:color w:val="000000"/>
                <w:lang w:val="vi-VN" w:eastAsia="vi-VN"/>
              </w:rPr>
            </w:pPr>
            <w:ins w:id="724"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E23323">
            <w:pPr>
              <w:spacing w:after="120"/>
              <w:rPr>
                <w:ins w:id="725" w:author="Hải Đức" w:date="2017-05-07T23:18:00Z"/>
                <w:color w:val="000000"/>
                <w:lang w:eastAsia="vi-VN"/>
              </w:rPr>
            </w:pPr>
            <w:ins w:id="726" w:author="Hải Đức" w:date="2017-05-07T23:18:00Z">
              <w:r w:rsidRPr="00B01D5A">
                <w:rPr>
                  <w:color w:val="000000"/>
                  <w:lang w:eastAsia="vi-VN"/>
                </w:rPr>
                <w:t>Ngày comment</w:t>
              </w:r>
            </w:ins>
          </w:p>
        </w:tc>
      </w:tr>
      <w:tr w:rsidR="00A447E5" w:rsidTr="00E23323">
        <w:trPr>
          <w:trHeight w:val="301"/>
          <w:ins w:id="727"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E23323">
            <w:pPr>
              <w:spacing w:after="120"/>
              <w:rPr>
                <w:ins w:id="728" w:author="Hải Đức" w:date="2017-05-07T23:18:00Z"/>
                <w:color w:val="000000"/>
                <w:lang w:eastAsia="vi-VN"/>
              </w:rPr>
            </w:pPr>
            <w:ins w:id="729"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E23323">
            <w:pPr>
              <w:spacing w:after="120"/>
              <w:rPr>
                <w:ins w:id="730" w:author="Hải Đức" w:date="2017-05-07T23:18:00Z"/>
                <w:color w:val="000000"/>
                <w:lang w:eastAsia="vi-VN"/>
              </w:rPr>
            </w:pPr>
            <w:ins w:id="731"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E23323">
            <w:pPr>
              <w:spacing w:after="120"/>
              <w:rPr>
                <w:ins w:id="732" w:author="Hải Đức" w:date="2017-05-07T23:18:00Z"/>
                <w:color w:val="000000"/>
                <w:lang w:eastAsia="vi-VN"/>
              </w:rPr>
            </w:pPr>
            <w:ins w:id="733"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E23323">
            <w:pPr>
              <w:spacing w:after="120"/>
              <w:rPr>
                <w:ins w:id="734" w:author="Hải Đức" w:date="2017-05-07T23:1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E23323">
            <w:pPr>
              <w:spacing w:after="120"/>
              <w:rPr>
                <w:ins w:id="735" w:author="Hải Đức" w:date="2017-05-07T23:18:00Z"/>
                <w:color w:val="000000"/>
                <w:lang w:eastAsia="vi-VN"/>
              </w:rPr>
            </w:pPr>
            <w:ins w:id="736" w:author="Hải Đức" w:date="2017-05-07T23:18:00Z">
              <w:r>
                <w:rPr>
                  <w:color w:val="000000"/>
                  <w:lang w:eastAsia="vi-VN"/>
                </w:rPr>
                <w:t>Trạng thái</w:t>
              </w:r>
            </w:ins>
          </w:p>
        </w:tc>
      </w:tr>
    </w:tbl>
    <w:p w:rsidR="00D4179D" w:rsidRDefault="00D4179D" w:rsidP="00D4179D">
      <w:pPr>
        <w:rPr>
          <w:ins w:id="737" w:author="Hải Đức" w:date="2017-05-07T23:18:00Z"/>
        </w:rPr>
      </w:pPr>
    </w:p>
    <w:p w:rsidR="00A447E5" w:rsidRDefault="00A447E5" w:rsidP="00D4179D"/>
    <w:p w:rsidR="00D4179D" w:rsidRPr="00B66137" w:rsidRDefault="00D4179D">
      <w:pPr>
        <w:pStyle w:val="ListParagraph"/>
        <w:numPr>
          <w:ilvl w:val="0"/>
          <w:numId w:val="13"/>
        </w:numPr>
        <w:rPr>
          <w:b/>
          <w:rPrChange w:id="738" w:author="Hải Đức" w:date="2017-05-07T23:01:00Z">
            <w:rPr/>
          </w:rPrChange>
        </w:rPr>
        <w:pPrChange w:id="739" w:author="Hải Đức" w:date="2017-05-08T00:03:00Z">
          <w:pPr>
            <w:pStyle w:val="ListParagraph"/>
            <w:numPr>
              <w:ilvl w:val="2"/>
              <w:numId w:val="8"/>
            </w:numPr>
            <w:ind w:left="786" w:hanging="360"/>
          </w:pPr>
        </w:pPrChange>
      </w:pPr>
      <w:r w:rsidRPr="00B66137">
        <w:rPr>
          <w:b/>
          <w:rPrChange w:id="740" w:author="Hải Đức" w:date="2017-05-07T23:01:00Z">
            <w:rPr/>
          </w:rPrChange>
        </w:rPr>
        <w:t xml:space="preserve">Bảng Reports: </w:t>
      </w:r>
      <w:ins w:id="741" w:author="Hải Đức" w:date="2017-05-08T00:20:00Z">
        <w:r w:rsidR="00487302">
          <w:rPr>
            <w:b/>
          </w:rPr>
          <w:t>(Báo cáo vi phạm)</w:t>
        </w:r>
      </w:ins>
      <w:del w:id="742" w:author="Hải Đức" w:date="2017-05-07T23:24:00Z">
        <w:r w:rsidRPr="00B66137" w:rsidDel="00A447E5">
          <w:rPr>
            <w:b/>
            <w:rPrChange w:id="743" w:author="Hải Đức" w:date="2017-05-07T23:01:00Z">
              <w:rPr/>
            </w:rPrChange>
          </w:rPr>
          <w:delText>( Báo cáo vi phạm)</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744">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lastRenderedPageBreak/>
              <w:t>Bảng Report</w:t>
            </w:r>
            <w:ins w:id="745" w:author="Hải Đức" w:date="2017-05-07T23:24:00Z">
              <w:r w:rsidR="00A447E5">
                <w:rPr>
                  <w:b/>
                  <w:bCs/>
                  <w:color w:val="000000"/>
                  <w:lang w:eastAsia="vi-VN"/>
                </w:rPr>
                <w:t>s</w:t>
              </w:r>
            </w:ins>
            <w:r w:rsidRPr="00B01D5A">
              <w:rPr>
                <w:b/>
                <w:bCs/>
                <w:color w:val="000000"/>
                <w:lang w:val="vi-VN" w:eastAsia="vi-VN"/>
              </w:rPr>
              <w:t xml:space="preserve"> </w:t>
            </w:r>
            <w:del w:id="746" w:author="Hải Đức" w:date="2017-05-07T23:24:00Z">
              <w:r w:rsidRPr="00B01D5A" w:rsidDel="00A447E5">
                <w:rPr>
                  <w:b/>
                  <w:bCs/>
                  <w:color w:val="000000"/>
                  <w:lang w:val="vi-VN" w:eastAsia="vi-VN"/>
                </w:rPr>
                <w:delText>(</w:delText>
              </w:r>
              <w:r w:rsidRPr="00B01D5A" w:rsidDel="00A447E5">
                <w:rPr>
                  <w:b/>
                  <w:bCs/>
                  <w:color w:val="000000"/>
                  <w:lang w:eastAsia="vi-VN"/>
                </w:rPr>
                <w:delText>Report</w:delText>
              </w:r>
            </w:del>
            <w:del w:id="747" w:author="Hải Đức" w:date="2017-05-07T23:25:00Z">
              <w:r w:rsidRPr="00B01D5A" w:rsidDel="00A447E5">
                <w:rPr>
                  <w:b/>
                  <w:bCs/>
                  <w:color w:val="000000"/>
                  <w:lang w:eastAsia="vi-VN"/>
                </w:rPr>
                <w:delText>s</w:delText>
              </w:r>
              <w:r w:rsidRPr="00B01D5A" w:rsidDel="00A447E5">
                <w:rPr>
                  <w:b/>
                  <w:bCs/>
                  <w:color w:val="000000"/>
                  <w:lang w:val="vi-VN" w:eastAsia="vi-VN"/>
                </w:rPr>
                <w:delText>)</w:delText>
              </w:r>
            </w:del>
          </w:p>
        </w:tc>
      </w:tr>
      <w:tr w:rsidR="00D4179D" w:rsidRPr="009109D5" w:rsidTr="001E287C">
        <w:tblPrEx>
          <w:tblW w:w="9383" w:type="dxa"/>
          <w:tblPrExChange w:id="748" w:author="Hải Đức" w:date="2017-05-07T23:57:00Z">
            <w:tblPrEx>
              <w:tblW w:w="9383" w:type="dxa"/>
            </w:tblPrEx>
          </w:tblPrExChange>
        </w:tblPrEx>
        <w:trPr>
          <w:trHeight w:val="286"/>
          <w:trPrChange w:id="749" w:author="Hải Đức" w:date="2017-05-07T23:57:00Z">
            <w:trPr>
              <w:gridAfter w:val="0"/>
              <w:trHeight w:val="286"/>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hideMark/>
            <w:tcPrChange w:id="750" w:author="Hải Đức" w:date="2017-05-07T23:57: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Change w:id="751" w:author="Hải Đức" w:date="2017-05-07T23:57: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752" w:author="Hải Đức" w:date="2017-05-07T23:5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753" w:author="Hải Đức" w:date="2017-05-07T23:5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single" w:sz="4" w:space="0" w:color="auto"/>
              <w:left w:val="nil"/>
              <w:bottom w:val="single" w:sz="4" w:space="0" w:color="auto"/>
              <w:right w:val="single" w:sz="4" w:space="0" w:color="auto"/>
            </w:tcBorders>
            <w:shd w:val="clear" w:color="auto" w:fill="auto"/>
            <w:noWrap/>
            <w:vAlign w:val="center"/>
            <w:hideMark/>
            <w:tcPrChange w:id="754" w:author="Hải Đức" w:date="2017-05-07T23:5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755" w:author="Hải Đức" w:date="2017-05-07T23:25:00Z">
              <w:r w:rsidRPr="00B01D5A" w:rsidDel="00A447E5">
                <w:rPr>
                  <w:color w:val="000000"/>
                  <w:lang w:eastAsia="vi-VN"/>
                </w:rPr>
                <w:delText xml:space="preserve">Mã </w:delText>
              </w:r>
            </w:del>
            <w:ins w:id="756" w:author="Hải Đức" w:date="2017-05-07T23:25:00Z">
              <w:r w:rsidR="00A447E5">
                <w:rPr>
                  <w:color w:val="000000"/>
                  <w:lang w:eastAsia="vi-VN"/>
                </w:rPr>
                <w:t>Id</w:t>
              </w:r>
              <w:r w:rsidR="00A447E5" w:rsidRPr="00B01D5A">
                <w:rPr>
                  <w:color w:val="000000"/>
                  <w:lang w:eastAsia="vi-VN"/>
                </w:rPr>
                <w:t xml:space="preserve"> </w:t>
              </w:r>
            </w:ins>
            <w:r w:rsidRPr="00B01D5A">
              <w:rPr>
                <w:color w:val="000000"/>
                <w:lang w:eastAsia="vi-VN"/>
              </w:rPr>
              <w:t>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757" w:author="Hải Đức" w:date="2017-05-07T23:40:00Z">
              <w:r w:rsidRPr="00B01D5A" w:rsidDel="00D132D7">
                <w:rPr>
                  <w:color w:val="000000"/>
                  <w:lang w:eastAsia="vi-VN"/>
                </w:rPr>
                <w:delText>ImageId</w:delText>
              </w:r>
            </w:del>
            <w:ins w:id="758" w:author="Hải Đức" w:date="2017-05-07T23:40:00Z">
              <w:r w:rsidR="00D132D7">
                <w:rPr>
                  <w:color w:val="000000"/>
                  <w:lang w:eastAsia="vi-VN"/>
                </w:rPr>
                <w:t>Post</w:t>
              </w:r>
              <w:r w:rsidR="00D132D7"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not null</w:t>
            </w:r>
            <w:ins w:id="759" w:author="Hải Đức" w:date="2017-05-07T23:26:00Z">
              <w:r w:rsidR="00A447E5">
                <w:rPr>
                  <w:color w:val="000000"/>
                  <w:lang w:eastAsia="vi-VN"/>
                </w:rPr>
                <w:t>, FOREIGN KEY (</w:t>
              </w:r>
            </w:ins>
            <w:ins w:id="760" w:author="Hải Đức" w:date="2017-05-07T23:40:00Z">
              <w:r w:rsidR="00D132D7">
                <w:rPr>
                  <w:color w:val="000000"/>
                  <w:lang w:eastAsia="vi-VN"/>
                </w:rPr>
                <w:t>Posts</w:t>
              </w:r>
            </w:ins>
            <w:ins w:id="761" w:author="Hải Đức" w:date="2017-05-07T23:26:00Z">
              <w:r w:rsidR="00A447E5">
                <w:rPr>
                  <w:color w:val="000000"/>
                  <w:lang w:eastAsia="vi-VN"/>
                </w:rPr>
                <w:t>)</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eastAsia="vi-VN"/>
              </w:rPr>
            </w:pPr>
            <w:del w:id="762" w:author="Hải Đức" w:date="2017-05-07T23:25:00Z">
              <w:r w:rsidRPr="00B01D5A" w:rsidDel="00A447E5">
                <w:rPr>
                  <w:color w:val="000000"/>
                  <w:lang w:eastAsia="vi-VN"/>
                </w:rPr>
                <w:delText>Mã</w:delText>
              </w:r>
            </w:del>
            <w:ins w:id="763" w:author="Hải Đức" w:date="2017-05-07T23:25:00Z">
              <w:r w:rsidR="00A447E5">
                <w:rPr>
                  <w:color w:val="000000"/>
                  <w:lang w:eastAsia="vi-VN"/>
                </w:rPr>
                <w:t>Id</w:t>
              </w:r>
            </w:ins>
            <w:r w:rsidRPr="00B01D5A">
              <w:rPr>
                <w:color w:val="000000"/>
                <w:lang w:eastAsia="vi-VN"/>
              </w:rPr>
              <w:t xml:space="preserve"> </w:t>
            </w:r>
            <w:del w:id="764" w:author="Hải Đức" w:date="2017-05-07T23:41:00Z">
              <w:r w:rsidRPr="00B01D5A" w:rsidDel="00D132D7">
                <w:rPr>
                  <w:color w:val="000000"/>
                  <w:lang w:eastAsia="vi-VN"/>
                </w:rPr>
                <w:delText xml:space="preserve">ảnh </w:delText>
              </w:r>
            </w:del>
            <w:ins w:id="765" w:author="Hải Đức" w:date="2017-05-07T23:41:00Z">
              <w:r w:rsidR="00D132D7">
                <w:rPr>
                  <w:color w:val="000000"/>
                  <w:lang w:eastAsia="vi-VN"/>
                </w:rPr>
                <w:t>bài đăng</w:t>
              </w:r>
              <w:r w:rsidR="00D132D7" w:rsidRPr="00B01D5A">
                <w:rPr>
                  <w:color w:val="000000"/>
                  <w:lang w:eastAsia="vi-VN"/>
                </w:rPr>
                <w:t xml:space="preserve"> </w:t>
              </w:r>
            </w:ins>
            <w:r w:rsidRPr="00B01D5A">
              <w:rPr>
                <w:color w:val="000000"/>
                <w:lang w:eastAsia="vi-VN"/>
              </w:rPr>
              <w:t>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766" w:author="Hải Đức" w:date="2017-05-07T22:59:00Z">
              <w:r w:rsidRPr="00B01D5A">
                <w:rPr>
                  <w:color w:val="000000"/>
                  <w:lang w:val="vi-VN" w:eastAsia="vi-VN"/>
                </w:rPr>
                <w:t>not null</w:t>
              </w:r>
              <w:r>
                <w:rPr>
                  <w:color w:val="000000"/>
                  <w:lang w:eastAsia="vi-VN"/>
                </w:rPr>
                <w:t>, FOREIGN KEY (Users)</w:t>
              </w:r>
            </w:ins>
            <w:del w:id="767"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652B98">
        <w:tblPrEx>
          <w:tblW w:w="9383" w:type="dxa"/>
          <w:tblPrExChange w:id="768" w:author="Hải Đức" w:date="2017-05-07T23:12:00Z">
            <w:tblPrEx>
              <w:tblW w:w="9383" w:type="dxa"/>
            </w:tblPrEx>
          </w:tblPrExChange>
        </w:tblPrEx>
        <w:trPr>
          <w:trHeight w:val="286"/>
          <w:trPrChange w:id="769"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770"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771"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772"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773"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774"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report</w:t>
            </w:r>
          </w:p>
        </w:tc>
      </w:tr>
      <w:tr w:rsidR="00652B98" w:rsidTr="00E23323">
        <w:trPr>
          <w:trHeight w:val="301"/>
          <w:ins w:id="775"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776" w:author="Hải Đức" w:date="2017-05-07T23:12:00Z"/>
                <w:color w:val="000000"/>
                <w:lang w:eastAsia="vi-VN"/>
              </w:rPr>
            </w:pPr>
            <w:ins w:id="777"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778" w:author="Hải Đức" w:date="2017-05-07T23:12:00Z"/>
                <w:color w:val="000000"/>
                <w:lang w:eastAsia="vi-VN"/>
              </w:rPr>
            </w:pPr>
            <w:ins w:id="779"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780" w:author="Hải Đức" w:date="2017-05-07T23:12:00Z"/>
                <w:color w:val="000000"/>
                <w:lang w:eastAsia="vi-VN"/>
              </w:rPr>
            </w:pPr>
            <w:ins w:id="781"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782"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783" w:author="Hải Đức" w:date="2017-05-07T23:12:00Z"/>
                <w:color w:val="000000"/>
                <w:lang w:eastAsia="vi-VN"/>
              </w:rPr>
            </w:pPr>
            <w:ins w:id="784"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785" w:author="Hải Đức" w:date="2017-05-07T23:01:00Z">
            <w:rPr/>
          </w:rPrChange>
        </w:rPr>
        <w:pPrChange w:id="786" w:author="Hải Đức" w:date="2017-05-08T00:03:00Z">
          <w:pPr>
            <w:pStyle w:val="ListParagraph"/>
            <w:numPr>
              <w:ilvl w:val="2"/>
              <w:numId w:val="8"/>
            </w:numPr>
            <w:ind w:left="786" w:hanging="360"/>
          </w:pPr>
        </w:pPrChange>
      </w:pPr>
      <w:r w:rsidRPr="00B66137">
        <w:rPr>
          <w:b/>
          <w:rPrChange w:id="787" w:author="Hải Đức" w:date="2017-05-07T23:01:00Z">
            <w:rPr/>
          </w:rPrChange>
        </w:rPr>
        <w:t xml:space="preserve">Bảng </w:t>
      </w:r>
      <w:del w:id="788" w:author="Hải Đức" w:date="2017-05-07T23:41:00Z">
        <w:r w:rsidRPr="00B66137" w:rsidDel="00D132D7">
          <w:rPr>
            <w:b/>
            <w:rPrChange w:id="789" w:author="Hải Đức" w:date="2017-05-07T23:01:00Z">
              <w:rPr/>
            </w:rPrChange>
          </w:rPr>
          <w:delText>SavedImages</w:delText>
        </w:r>
      </w:del>
      <w:ins w:id="790" w:author="Hải Đức" w:date="2017-05-07T23:41:00Z">
        <w:r w:rsidR="00D132D7" w:rsidRPr="00B66137">
          <w:rPr>
            <w:b/>
            <w:rPrChange w:id="791" w:author="Hải Đức" w:date="2017-05-07T23:01:00Z">
              <w:rPr/>
            </w:rPrChange>
          </w:rPr>
          <w:t>Save</w:t>
        </w:r>
        <w:r w:rsidR="00D132D7">
          <w:rPr>
            <w:b/>
          </w:rPr>
          <w:t>Post</w:t>
        </w:r>
        <w:r w:rsidR="00D132D7" w:rsidRPr="00B66137">
          <w:rPr>
            <w:b/>
            <w:rPrChange w:id="792" w:author="Hải Đức" w:date="2017-05-07T23:01:00Z">
              <w:rPr/>
            </w:rPrChange>
          </w:rPr>
          <w:t>s</w:t>
        </w:r>
      </w:ins>
      <w:r w:rsidRPr="00B66137">
        <w:rPr>
          <w:b/>
          <w:rPrChange w:id="793" w:author="Hải Đức" w:date="2017-05-07T23:01:00Z">
            <w:rPr/>
          </w:rPrChange>
        </w:rPr>
        <w:t>:</w:t>
      </w:r>
      <w:ins w:id="794" w:author="Hải Đức" w:date="2017-05-08T00:20:00Z">
        <w:r w:rsidR="00487302">
          <w:rPr>
            <w:b/>
          </w:rPr>
          <w:t xml:space="preserve"> (Bài đăng được lưu)</w:t>
        </w:r>
      </w:ins>
      <w:del w:id="795" w:author="Hải Đức" w:date="2017-05-07T23:41:00Z">
        <w:r w:rsidRPr="00B66137" w:rsidDel="00D132D7">
          <w:rPr>
            <w:b/>
            <w:rPrChange w:id="796" w:author="Hải Đức" w:date="2017-05-07T23:01:00Z">
              <w:rPr/>
            </w:rPrChange>
          </w:rPr>
          <w:delText xml:space="preserve"> ( Ảnh được người dùng lưu)</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79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798" w:author="Hải Đức" w:date="2017-05-07T23:47:00Z">
              <w:r w:rsidR="001E287C" w:rsidRPr="00E23323">
                <w:rPr>
                  <w:b/>
                </w:rPr>
                <w:t>SavePosts</w:t>
              </w:r>
            </w:ins>
            <w:del w:id="799" w:author="Hải Đức" w:date="2017-05-07T23:47:00Z">
              <w:r w:rsidRPr="00B01D5A" w:rsidDel="001E287C">
                <w:rPr>
                  <w:b/>
                  <w:bCs/>
                  <w:color w:val="000000"/>
                  <w:lang w:eastAsia="vi-VN"/>
                </w:rPr>
                <w:delText>Ảnh được lưu</w:delText>
              </w:r>
              <w:r w:rsidRPr="00B01D5A" w:rsidDel="001E287C">
                <w:rPr>
                  <w:b/>
                  <w:bCs/>
                  <w:color w:val="000000"/>
                  <w:lang w:val="vi-VN" w:eastAsia="vi-VN"/>
                </w:rPr>
                <w:delText xml:space="preserve"> (</w:delText>
              </w:r>
              <w:r w:rsidRPr="00B01D5A" w:rsidDel="001E287C">
                <w:rPr>
                  <w:b/>
                  <w:bCs/>
                  <w:color w:val="000000"/>
                  <w:lang w:eastAsia="vi-VN"/>
                </w:rPr>
                <w:delText>SavedImages</w:delText>
              </w:r>
              <w:r w:rsidRPr="00B01D5A" w:rsidDel="001E287C">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800" w:author="Hải Đức" w:date="2017-05-07T23:25:00Z">
              <w:r w:rsidRPr="00B01D5A" w:rsidDel="00A447E5">
                <w:rPr>
                  <w:color w:val="000000"/>
                  <w:lang w:eastAsia="vi-VN"/>
                </w:rPr>
                <w:delText>Mã</w:delText>
              </w:r>
            </w:del>
            <w:ins w:id="801" w:author="Hải Đức" w:date="2017-05-07T23:25:00Z">
              <w:r w:rsidR="00A447E5">
                <w:rPr>
                  <w:color w:val="000000"/>
                  <w:lang w:eastAsia="vi-VN"/>
                </w:rPr>
                <w:t>Id</w:t>
              </w:r>
            </w:ins>
            <w:r w:rsidRPr="00B01D5A">
              <w:rPr>
                <w:color w:val="000000"/>
                <w:lang w:eastAsia="vi-VN"/>
              </w:rPr>
              <w:t xml:space="preserve">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802" w:author="Hải Đức" w:date="2017-05-07T23:41:00Z">
              <w:r w:rsidRPr="00B01D5A" w:rsidDel="00D132D7">
                <w:rPr>
                  <w:color w:val="000000"/>
                  <w:lang w:eastAsia="vi-VN"/>
                </w:rPr>
                <w:delText>ImageId</w:delText>
              </w:r>
            </w:del>
            <w:ins w:id="803"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not null</w:t>
            </w:r>
            <w:ins w:id="804" w:author="Hải Đức" w:date="2017-05-07T23:47: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eastAsia="vi-VN"/>
              </w:rPr>
            </w:pPr>
            <w:del w:id="805" w:author="Hải Đức" w:date="2017-05-07T23:25:00Z">
              <w:r w:rsidRPr="00B01D5A" w:rsidDel="00A447E5">
                <w:rPr>
                  <w:color w:val="000000"/>
                  <w:lang w:eastAsia="vi-VN"/>
                </w:rPr>
                <w:delText>Mã</w:delText>
              </w:r>
            </w:del>
            <w:ins w:id="806" w:author="Hải Đức" w:date="2017-05-07T23:25:00Z">
              <w:r w:rsidR="00A447E5">
                <w:rPr>
                  <w:color w:val="000000"/>
                  <w:lang w:eastAsia="vi-VN"/>
                </w:rPr>
                <w:t>Id</w:t>
              </w:r>
            </w:ins>
            <w:r w:rsidRPr="00B01D5A">
              <w:rPr>
                <w:color w:val="000000"/>
                <w:lang w:eastAsia="vi-VN"/>
              </w:rPr>
              <w:t xml:space="preserve"> </w:t>
            </w:r>
            <w:del w:id="807" w:author="Hải Đức" w:date="2017-05-07T23:47:00Z">
              <w:r w:rsidRPr="00B01D5A" w:rsidDel="001E287C">
                <w:rPr>
                  <w:color w:val="000000"/>
                  <w:lang w:eastAsia="vi-VN"/>
                </w:rPr>
                <w:delText xml:space="preserve">ảnh </w:delText>
              </w:r>
            </w:del>
            <w:ins w:id="808" w:author="Hải Đức" w:date="2017-05-07T23:47:00Z">
              <w:r w:rsidR="001E287C">
                <w:rPr>
                  <w:color w:val="000000"/>
                  <w:lang w:eastAsia="vi-VN"/>
                </w:rPr>
                <w:t>bài đăng</w:t>
              </w:r>
              <w:r w:rsidR="001E287C" w:rsidRPr="00B01D5A">
                <w:rPr>
                  <w:color w:val="000000"/>
                  <w:lang w:eastAsia="vi-VN"/>
                </w:rPr>
                <w:t xml:space="preserve"> </w:t>
              </w:r>
            </w:ins>
            <w:r w:rsidRPr="00B01D5A">
              <w:rPr>
                <w:color w:val="000000"/>
                <w:lang w:eastAsia="vi-VN"/>
              </w:rPr>
              <w:t>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 xml:space="preserve">Đã xoá </w:t>
            </w:r>
            <w:del w:id="809" w:author="Hải Đức" w:date="2017-05-07T23:47:00Z">
              <w:r w:rsidRPr="00B01D5A" w:rsidDel="001E287C">
                <w:rPr>
                  <w:color w:val="000000"/>
                  <w:lang w:val="vi-VN" w:eastAsia="vi-VN"/>
                </w:rPr>
                <w:delText xml:space="preserve">ảnh </w:delText>
              </w:r>
            </w:del>
            <w:ins w:id="810" w:author="Hải Đức" w:date="2017-05-07T23:47:00Z">
              <w:r w:rsidR="001E287C">
                <w:rPr>
                  <w:color w:val="000000"/>
                  <w:lang w:eastAsia="vi-VN"/>
                </w:rPr>
                <w:t>bài đăng</w:t>
              </w:r>
              <w:r w:rsidR="001E287C" w:rsidRPr="00B01D5A">
                <w:rPr>
                  <w:color w:val="000000"/>
                  <w:lang w:val="vi-VN" w:eastAsia="vi-VN"/>
                </w:rPr>
                <w:t xml:space="preserve"> </w:t>
              </w:r>
            </w:ins>
            <w:r w:rsidRPr="00B01D5A">
              <w:rPr>
                <w:color w:val="000000"/>
                <w:lang w:val="vi-VN" w:eastAsia="vi-VN"/>
              </w:rPr>
              <w:t>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811" w:author="Hải Đức" w:date="2017-05-07T22:59:00Z">
              <w:r w:rsidRPr="00B01D5A">
                <w:rPr>
                  <w:color w:val="000000"/>
                  <w:lang w:val="vi-VN" w:eastAsia="vi-VN"/>
                </w:rPr>
                <w:t>not null</w:t>
              </w:r>
              <w:r>
                <w:rPr>
                  <w:color w:val="000000"/>
                  <w:lang w:eastAsia="vi-VN"/>
                </w:rPr>
                <w:t>, FOREIGN KEY (Users)</w:t>
              </w:r>
            </w:ins>
            <w:del w:id="812"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652B98">
        <w:tblPrEx>
          <w:tblW w:w="9383" w:type="dxa"/>
          <w:tblPrExChange w:id="813" w:author="Hải Đức" w:date="2017-05-07T23:12:00Z">
            <w:tblPrEx>
              <w:tblW w:w="9383" w:type="dxa"/>
            </w:tblPrEx>
          </w:tblPrExChange>
        </w:tblPrEx>
        <w:trPr>
          <w:trHeight w:val="286"/>
          <w:trPrChange w:id="814"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815"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816"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817"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818"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819"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lưu</w:t>
            </w:r>
          </w:p>
        </w:tc>
      </w:tr>
      <w:tr w:rsidR="00652B98" w:rsidTr="00E23323">
        <w:trPr>
          <w:trHeight w:val="301"/>
          <w:ins w:id="820"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821" w:author="Hải Đức" w:date="2017-05-07T23:12:00Z"/>
                <w:color w:val="000000"/>
                <w:lang w:eastAsia="vi-VN"/>
              </w:rPr>
            </w:pPr>
            <w:ins w:id="822"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823" w:author="Hải Đức" w:date="2017-05-07T23:12:00Z"/>
                <w:color w:val="000000"/>
                <w:lang w:eastAsia="vi-VN"/>
              </w:rPr>
            </w:pPr>
            <w:ins w:id="824"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825" w:author="Hải Đức" w:date="2017-05-07T23:12:00Z"/>
                <w:color w:val="000000"/>
                <w:lang w:eastAsia="vi-VN"/>
              </w:rPr>
            </w:pPr>
            <w:ins w:id="826"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827"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828" w:author="Hải Đức" w:date="2017-05-07T23:12:00Z"/>
                <w:color w:val="000000"/>
                <w:lang w:eastAsia="vi-VN"/>
              </w:rPr>
            </w:pPr>
            <w:ins w:id="829"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830" w:author="Hải Đức" w:date="2017-05-07T23:01:00Z">
            <w:rPr/>
          </w:rPrChange>
        </w:rPr>
        <w:pPrChange w:id="831" w:author="Hải Đức" w:date="2017-05-08T00:03:00Z">
          <w:pPr>
            <w:pStyle w:val="ListParagraph"/>
            <w:numPr>
              <w:ilvl w:val="2"/>
              <w:numId w:val="8"/>
            </w:numPr>
            <w:ind w:left="786" w:hanging="360"/>
          </w:pPr>
        </w:pPrChange>
      </w:pPr>
      <w:r w:rsidRPr="00B66137">
        <w:rPr>
          <w:b/>
          <w:rPrChange w:id="832" w:author="Hải Đức" w:date="2017-05-07T23:01:00Z">
            <w:rPr/>
          </w:rPrChange>
        </w:rPr>
        <w:t>Bảng Provinces:</w:t>
      </w:r>
      <w:ins w:id="833" w:author="Hải Đức" w:date="2017-05-08T00:20:00Z">
        <w:r w:rsidR="00487302">
          <w:rPr>
            <w:b/>
          </w:rPr>
          <w:t xml:space="preserve"> (Tỉnh/thành phố)</w:t>
        </w:r>
      </w:ins>
      <w:del w:id="834" w:author="Hải Đức" w:date="2017-05-08T00:01:00Z">
        <w:r w:rsidRPr="00B66137" w:rsidDel="0014788F">
          <w:rPr>
            <w:b/>
            <w:rPrChange w:id="835" w:author="Hải Đức" w:date="2017-05-07T23:01:00Z">
              <w:rPr/>
            </w:rPrChange>
          </w:rPr>
          <w:delText xml:space="preserve"> ( Thành phố )</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836">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837" w:author="Hải Đức" w:date="2017-05-08T00:01:00Z">
              <w:r w:rsidRPr="00B01D5A" w:rsidDel="0014788F">
                <w:rPr>
                  <w:b/>
                  <w:bCs/>
                  <w:color w:val="000000"/>
                  <w:lang w:eastAsia="vi-VN"/>
                </w:rPr>
                <w:delText>Thành phố</w:delText>
              </w:r>
              <w:r w:rsidRPr="00B01D5A" w:rsidDel="0014788F">
                <w:rPr>
                  <w:b/>
                  <w:bCs/>
                  <w:color w:val="000000"/>
                  <w:lang w:val="vi-VN" w:eastAsia="vi-VN"/>
                </w:rPr>
                <w:delText xml:space="preserve"> (</w:delText>
              </w:r>
            </w:del>
            <w:r w:rsidRPr="00B01D5A">
              <w:rPr>
                <w:b/>
                <w:bCs/>
                <w:color w:val="000000"/>
                <w:lang w:eastAsia="vi-VN"/>
              </w:rPr>
              <w:t>Provinces</w:t>
            </w:r>
            <w:del w:id="838"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839" w:author="Hải Đức" w:date="2017-05-07T23:25:00Z">
              <w:r w:rsidRPr="00B01D5A" w:rsidDel="00A447E5">
                <w:rPr>
                  <w:color w:val="000000"/>
                  <w:lang w:eastAsia="vi-VN"/>
                </w:rPr>
                <w:delText>Mã</w:delText>
              </w:r>
            </w:del>
            <w:ins w:id="840" w:author="Hải Đức" w:date="2017-05-07T23:25:00Z">
              <w:r w:rsidR="00A447E5">
                <w:rPr>
                  <w:color w:val="000000"/>
                  <w:lang w:eastAsia="vi-VN"/>
                </w:rPr>
                <w:t>Id</w:t>
              </w:r>
            </w:ins>
            <w:r w:rsidRPr="00B01D5A">
              <w:rPr>
                <w:color w:val="000000"/>
                <w:lang w:eastAsia="vi-VN"/>
              </w:rPr>
              <w:t xml:space="preserve"> thành phố</w:t>
            </w:r>
          </w:p>
        </w:tc>
      </w:tr>
      <w:tr w:rsidR="00D4179D" w:rsidRPr="00515547" w:rsidTr="00652B98">
        <w:tblPrEx>
          <w:tblW w:w="9383" w:type="dxa"/>
          <w:tblPrExChange w:id="841" w:author="Hải Đức" w:date="2017-05-07T23:12:00Z">
            <w:tblPrEx>
              <w:tblW w:w="9383" w:type="dxa"/>
            </w:tblPrEx>
          </w:tblPrExChange>
        </w:tblPrEx>
        <w:trPr>
          <w:trHeight w:val="286"/>
          <w:trPrChange w:id="842"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843"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844"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845"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846"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847"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thành phố</w:t>
            </w:r>
          </w:p>
        </w:tc>
      </w:tr>
      <w:tr w:rsidR="00652B98" w:rsidTr="00E23323">
        <w:trPr>
          <w:trHeight w:val="301"/>
          <w:ins w:id="848"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849" w:author="Hải Đức" w:date="2017-05-07T23:12:00Z"/>
                <w:color w:val="000000"/>
                <w:lang w:eastAsia="vi-VN"/>
              </w:rPr>
            </w:pPr>
            <w:ins w:id="850" w:author="Hải Đức" w:date="2017-05-07T23:12:00Z">
              <w:r>
                <w:rPr>
                  <w:color w:val="000000"/>
                  <w:lang w:eastAsia="vi-VN"/>
                </w:rPr>
                <w:lastRenderedPageBreak/>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851" w:author="Hải Đức" w:date="2017-05-07T23:12:00Z"/>
                <w:color w:val="000000"/>
                <w:lang w:eastAsia="vi-VN"/>
              </w:rPr>
            </w:pPr>
            <w:ins w:id="852"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853" w:author="Hải Đức" w:date="2017-05-07T23:12:00Z"/>
                <w:color w:val="000000"/>
                <w:lang w:eastAsia="vi-VN"/>
              </w:rPr>
            </w:pPr>
            <w:ins w:id="854"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855"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856" w:author="Hải Đức" w:date="2017-05-07T23:12:00Z"/>
                <w:color w:val="000000"/>
                <w:lang w:eastAsia="vi-VN"/>
              </w:rPr>
            </w:pPr>
            <w:ins w:id="857"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858" w:author="Hải Đức" w:date="2017-05-07T23:01:00Z">
            <w:rPr/>
          </w:rPrChange>
        </w:rPr>
        <w:pPrChange w:id="859" w:author="Hải Đức" w:date="2017-05-08T00:03:00Z">
          <w:pPr>
            <w:pStyle w:val="ListParagraph"/>
            <w:numPr>
              <w:ilvl w:val="2"/>
              <w:numId w:val="8"/>
            </w:numPr>
            <w:ind w:left="786" w:hanging="360"/>
          </w:pPr>
        </w:pPrChange>
      </w:pPr>
      <w:r w:rsidRPr="00B66137">
        <w:rPr>
          <w:b/>
          <w:rPrChange w:id="860" w:author="Hải Đức" w:date="2017-05-07T23:01:00Z">
            <w:rPr/>
          </w:rPrChange>
        </w:rPr>
        <w:t xml:space="preserve">Bảng Districts: </w:t>
      </w:r>
      <w:ins w:id="861" w:author="Hải Đức" w:date="2017-05-08T00:20:00Z">
        <w:r w:rsidR="00487302">
          <w:rPr>
            <w:b/>
          </w:rPr>
          <w:t>(Quận/huyện)</w:t>
        </w:r>
      </w:ins>
      <w:del w:id="862" w:author="Hải Đức" w:date="2017-05-08T00:01:00Z">
        <w:r w:rsidRPr="00B66137" w:rsidDel="0014788F">
          <w:rPr>
            <w:b/>
            <w:rPrChange w:id="863" w:author="Hải Đức" w:date="2017-05-07T23:01:00Z">
              <w:rPr/>
            </w:rPrChange>
          </w:rPr>
          <w:delText>( Quận)</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864">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865" w:author="Hải Đức" w:date="2017-05-08T00:01:00Z">
              <w:r w:rsidRPr="00B01D5A" w:rsidDel="0014788F">
                <w:rPr>
                  <w:b/>
                  <w:bCs/>
                  <w:color w:val="000000"/>
                  <w:lang w:eastAsia="vi-VN"/>
                </w:rPr>
                <w:delText>Quận</w:delText>
              </w:r>
              <w:r w:rsidRPr="00B01D5A" w:rsidDel="0014788F">
                <w:rPr>
                  <w:b/>
                  <w:bCs/>
                  <w:color w:val="000000"/>
                  <w:lang w:val="vi-VN" w:eastAsia="vi-VN"/>
                </w:rPr>
                <w:delText xml:space="preserve"> (</w:delText>
              </w:r>
            </w:del>
            <w:r w:rsidRPr="00B01D5A">
              <w:rPr>
                <w:b/>
                <w:bCs/>
                <w:color w:val="000000"/>
                <w:lang w:eastAsia="vi-VN"/>
              </w:rPr>
              <w:t>Districts</w:t>
            </w:r>
            <w:del w:id="866"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867" w:author="Hải Đức" w:date="2017-05-07T23:25:00Z">
              <w:r w:rsidRPr="00B01D5A" w:rsidDel="00A447E5">
                <w:rPr>
                  <w:color w:val="000000"/>
                  <w:lang w:eastAsia="vi-VN"/>
                </w:rPr>
                <w:delText>Mã</w:delText>
              </w:r>
            </w:del>
            <w:ins w:id="868" w:author="Hải Đức" w:date="2017-05-07T23:25:00Z">
              <w:r w:rsidR="00A447E5">
                <w:rPr>
                  <w:color w:val="000000"/>
                  <w:lang w:eastAsia="vi-VN"/>
                </w:rPr>
                <w:t>Id</w:t>
              </w:r>
            </w:ins>
            <w:r w:rsidRPr="00B01D5A">
              <w:rPr>
                <w:color w:val="000000"/>
                <w:lang w:eastAsia="vi-VN"/>
              </w:rPr>
              <w:t xml:space="preserve">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652B98">
        <w:tblPrEx>
          <w:tblW w:w="9383" w:type="dxa"/>
          <w:tblPrExChange w:id="869" w:author="Hải Đức" w:date="2017-05-07T23:13:00Z">
            <w:tblPrEx>
              <w:tblW w:w="9383" w:type="dxa"/>
            </w:tblPrEx>
          </w:tblPrExChange>
        </w:tblPrEx>
        <w:trPr>
          <w:trHeight w:val="286"/>
          <w:trPrChange w:id="870" w:author="Hải Đức" w:date="2017-05-07T23:13: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871" w:author="Hải Đức" w:date="2017-05-07T23:13: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nil"/>
              <w:right w:val="single" w:sz="4" w:space="0" w:color="auto"/>
            </w:tcBorders>
            <w:shd w:val="clear" w:color="auto" w:fill="auto"/>
            <w:noWrap/>
            <w:vAlign w:val="center"/>
            <w:hideMark/>
            <w:tcPrChange w:id="872" w:author="Hải Đức" w:date="2017-05-07T23:13: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873" w:author="Hải Đức" w:date="2017-05-07T23:13: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874" w:author="Hải Đức" w:date="2017-05-07T23:13: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val="vi-VN" w:eastAsia="vi-VN"/>
              </w:rPr>
              <w:t>not null</w:t>
            </w:r>
            <w:ins w:id="875" w:author="Hải Đức" w:date="2017-05-07T23:58:00Z">
              <w:r w:rsidR="001E287C">
                <w:rPr>
                  <w:color w:val="000000"/>
                  <w:lang w:eastAsia="vi-VN"/>
                </w:rPr>
                <w:t>, FOREIGN KEY (Provinces)</w:t>
              </w:r>
            </w:ins>
          </w:p>
        </w:tc>
        <w:tc>
          <w:tcPr>
            <w:tcW w:w="2305" w:type="dxa"/>
            <w:tcBorders>
              <w:top w:val="nil"/>
              <w:left w:val="nil"/>
              <w:bottom w:val="nil"/>
              <w:right w:val="single" w:sz="8" w:space="0" w:color="auto"/>
            </w:tcBorders>
            <w:shd w:val="clear" w:color="auto" w:fill="auto"/>
            <w:noWrap/>
            <w:vAlign w:val="center"/>
            <w:hideMark/>
            <w:tcPrChange w:id="876" w:author="Hải Đức" w:date="2017-05-07T23:13: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877" w:author="Hải Đức" w:date="2017-05-07T23:25:00Z">
              <w:r w:rsidRPr="00B01D5A" w:rsidDel="00A447E5">
                <w:rPr>
                  <w:color w:val="000000"/>
                  <w:lang w:eastAsia="vi-VN"/>
                </w:rPr>
                <w:delText>Mã</w:delText>
              </w:r>
            </w:del>
            <w:ins w:id="878" w:author="Hải Đức" w:date="2017-05-07T23:25:00Z">
              <w:r w:rsidR="00A447E5">
                <w:rPr>
                  <w:color w:val="000000"/>
                  <w:lang w:eastAsia="vi-VN"/>
                </w:rPr>
                <w:t>Id</w:t>
              </w:r>
            </w:ins>
            <w:r w:rsidRPr="00B01D5A">
              <w:rPr>
                <w:color w:val="000000"/>
                <w:lang w:eastAsia="vi-VN"/>
              </w:rPr>
              <w:t xml:space="preserve"> Thành phố</w:t>
            </w:r>
          </w:p>
        </w:tc>
      </w:tr>
      <w:tr w:rsidR="00652B98" w:rsidTr="00E23323">
        <w:trPr>
          <w:trHeight w:val="301"/>
          <w:ins w:id="879" w:author="Hải Đức" w:date="2017-05-07T23:13: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880" w:author="Hải Đức" w:date="2017-05-07T23:13:00Z"/>
                <w:color w:val="000000"/>
                <w:lang w:eastAsia="vi-VN"/>
              </w:rPr>
            </w:pPr>
            <w:ins w:id="881" w:author="Hải Đức" w:date="2017-05-07T23:13: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882" w:author="Hải Đức" w:date="2017-05-07T23:13:00Z"/>
                <w:color w:val="000000"/>
                <w:lang w:eastAsia="vi-VN"/>
              </w:rPr>
            </w:pPr>
            <w:ins w:id="883" w:author="Hải Đức" w:date="2017-05-07T23:13: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884" w:author="Hải Đức" w:date="2017-05-07T23:13:00Z"/>
                <w:color w:val="000000"/>
                <w:lang w:eastAsia="vi-VN"/>
              </w:rPr>
            </w:pPr>
            <w:ins w:id="885" w:author="Hải Đức" w:date="2017-05-07T23:13: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886" w:author="Hải Đức" w:date="2017-05-07T23:13: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887" w:author="Hải Đức" w:date="2017-05-07T23:13:00Z"/>
                <w:color w:val="000000"/>
                <w:lang w:eastAsia="vi-VN"/>
              </w:rPr>
            </w:pPr>
            <w:ins w:id="888" w:author="Hải Đức" w:date="2017-05-07T23:13: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889" w:author="Hải Đức" w:date="2017-05-07T23:01:00Z">
            <w:rPr/>
          </w:rPrChange>
        </w:rPr>
        <w:pPrChange w:id="890" w:author="Hải Đức" w:date="2017-05-08T00:03:00Z">
          <w:pPr>
            <w:pStyle w:val="ListParagraph"/>
            <w:numPr>
              <w:ilvl w:val="2"/>
              <w:numId w:val="8"/>
            </w:numPr>
            <w:ind w:left="786" w:hanging="360"/>
          </w:pPr>
        </w:pPrChange>
      </w:pPr>
      <w:r w:rsidRPr="00B66137">
        <w:rPr>
          <w:b/>
          <w:rPrChange w:id="891" w:author="Hải Đức" w:date="2017-05-07T23:01:00Z">
            <w:rPr/>
          </w:rPrChange>
        </w:rPr>
        <w:t xml:space="preserve">Bảng </w:t>
      </w:r>
      <w:del w:id="892" w:author="Hải Đức" w:date="2017-05-08T00:02:00Z">
        <w:r w:rsidRPr="00B66137" w:rsidDel="0014788F">
          <w:rPr>
            <w:b/>
            <w:rPrChange w:id="893" w:author="Hải Đức" w:date="2017-05-07T23:01:00Z">
              <w:rPr/>
            </w:rPrChange>
          </w:rPr>
          <w:delText>Ward</w:delText>
        </w:r>
      </w:del>
      <w:ins w:id="894" w:author="Hải Đức" w:date="2017-05-08T00:02:00Z">
        <w:r w:rsidR="0014788F" w:rsidRPr="0014788F">
          <w:rPr>
            <w:b/>
          </w:rPr>
          <w:t>Precinct</w:t>
        </w:r>
      </w:ins>
      <w:r w:rsidRPr="00B66137">
        <w:rPr>
          <w:b/>
          <w:rPrChange w:id="895" w:author="Hải Đức" w:date="2017-05-07T23:01:00Z">
            <w:rPr/>
          </w:rPrChange>
        </w:rPr>
        <w:t>s:</w:t>
      </w:r>
      <w:ins w:id="896" w:author="Hải Đức" w:date="2017-05-08T00:20:00Z">
        <w:r w:rsidR="00487302">
          <w:rPr>
            <w:b/>
          </w:rPr>
          <w:t xml:space="preserve"> (Xã/phường)</w:t>
        </w:r>
      </w:ins>
      <w:del w:id="897" w:author="Hải Đức" w:date="2017-05-08T00:02:00Z">
        <w:r w:rsidRPr="00B66137" w:rsidDel="0014788F">
          <w:rPr>
            <w:b/>
            <w:rPrChange w:id="898" w:author="Hải Đức" w:date="2017-05-07T23:01:00Z">
              <w:rPr/>
            </w:rPrChange>
          </w:rPr>
          <w:delText xml:space="preserve"> ( Xã/ Phường)</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89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900" w:author="Hải Đức" w:date="2017-05-08T00:02:00Z">
              <w:r w:rsidRPr="00B01D5A" w:rsidDel="0014788F">
                <w:rPr>
                  <w:b/>
                  <w:bCs/>
                  <w:color w:val="000000"/>
                  <w:lang w:eastAsia="vi-VN"/>
                </w:rPr>
                <w:delText>Xã/ Phường</w:delText>
              </w:r>
              <w:r w:rsidRPr="00B01D5A" w:rsidDel="0014788F">
                <w:rPr>
                  <w:b/>
                  <w:bCs/>
                  <w:color w:val="000000"/>
                  <w:lang w:val="vi-VN" w:eastAsia="vi-VN"/>
                </w:rPr>
                <w:delText xml:space="preserve"> (</w:delText>
              </w:r>
            </w:del>
            <w:ins w:id="901" w:author="Hải Đức" w:date="2017-05-08T00:02:00Z">
              <w:r w:rsidR="0014788F" w:rsidRPr="0014788F">
                <w:rPr>
                  <w:b/>
                </w:rPr>
                <w:t>Precinct</w:t>
              </w:r>
              <w:r w:rsidR="0014788F" w:rsidRPr="00E23323">
                <w:rPr>
                  <w:b/>
                </w:rPr>
                <w:t>s</w:t>
              </w:r>
            </w:ins>
            <w:del w:id="902" w:author="Hải Đức" w:date="2017-05-08T00:02:00Z">
              <w:r w:rsidRPr="00B01D5A" w:rsidDel="0014788F">
                <w:rPr>
                  <w:b/>
                  <w:bCs/>
                  <w:color w:val="000000"/>
                  <w:lang w:eastAsia="vi-VN"/>
                </w:rPr>
                <w:delText>Wards</w:delText>
              </w:r>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903" w:author="Hải Đức" w:date="2017-05-07T23:25:00Z">
              <w:r w:rsidRPr="00B01D5A" w:rsidDel="00A447E5">
                <w:rPr>
                  <w:color w:val="000000"/>
                  <w:lang w:eastAsia="vi-VN"/>
                </w:rPr>
                <w:delText>Mã</w:delText>
              </w:r>
            </w:del>
            <w:ins w:id="904" w:author="Hải Đức" w:date="2017-05-07T23:25:00Z">
              <w:r w:rsidR="00A447E5">
                <w:rPr>
                  <w:color w:val="000000"/>
                  <w:lang w:eastAsia="vi-VN"/>
                </w:rPr>
                <w:t>Id</w:t>
              </w:r>
            </w:ins>
            <w:r w:rsidRPr="00B01D5A">
              <w:rPr>
                <w:color w:val="000000"/>
                <w:lang w:eastAsia="vi-VN"/>
              </w:rPr>
              <w:t xml:space="preserve">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652B98">
        <w:tblPrEx>
          <w:tblW w:w="9383" w:type="dxa"/>
          <w:tblPrExChange w:id="905" w:author="Hải Đức" w:date="2017-05-07T23:14:00Z">
            <w:tblPrEx>
              <w:tblW w:w="9383" w:type="dxa"/>
            </w:tblPrEx>
          </w:tblPrExChange>
        </w:tblPrEx>
        <w:trPr>
          <w:trHeight w:val="286"/>
          <w:trPrChange w:id="906"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907"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nil"/>
              <w:right w:val="single" w:sz="4" w:space="0" w:color="auto"/>
            </w:tcBorders>
            <w:shd w:val="clear" w:color="auto" w:fill="auto"/>
            <w:noWrap/>
            <w:vAlign w:val="center"/>
            <w:hideMark/>
            <w:tcPrChange w:id="908"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909"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910"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val="vi-VN" w:eastAsia="vi-VN"/>
              </w:rPr>
              <w:t>not null</w:t>
            </w:r>
            <w:ins w:id="911" w:author="Hải Đức" w:date="2017-05-07T23:58:00Z">
              <w:r w:rsidR="001E287C">
                <w:rPr>
                  <w:color w:val="000000"/>
                  <w:lang w:eastAsia="vi-VN"/>
                </w:rPr>
                <w:t>, FOREIGN KEY (Districts)</w:t>
              </w:r>
            </w:ins>
          </w:p>
        </w:tc>
        <w:tc>
          <w:tcPr>
            <w:tcW w:w="2305" w:type="dxa"/>
            <w:tcBorders>
              <w:top w:val="nil"/>
              <w:left w:val="nil"/>
              <w:bottom w:val="nil"/>
              <w:right w:val="single" w:sz="8" w:space="0" w:color="auto"/>
            </w:tcBorders>
            <w:shd w:val="clear" w:color="auto" w:fill="auto"/>
            <w:noWrap/>
            <w:vAlign w:val="center"/>
            <w:hideMark/>
            <w:tcPrChange w:id="912"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913" w:author="Hải Đức" w:date="2017-05-07T23:25:00Z">
              <w:r w:rsidRPr="00B01D5A" w:rsidDel="00A447E5">
                <w:rPr>
                  <w:color w:val="000000"/>
                  <w:lang w:eastAsia="vi-VN"/>
                </w:rPr>
                <w:delText>Mã</w:delText>
              </w:r>
            </w:del>
            <w:ins w:id="914" w:author="Hải Đức" w:date="2017-05-07T23:25:00Z">
              <w:r w:rsidR="00A447E5">
                <w:rPr>
                  <w:color w:val="000000"/>
                  <w:lang w:eastAsia="vi-VN"/>
                </w:rPr>
                <w:t>Id</w:t>
              </w:r>
            </w:ins>
            <w:r w:rsidRPr="00B01D5A">
              <w:rPr>
                <w:color w:val="000000"/>
                <w:lang w:eastAsia="vi-VN"/>
              </w:rPr>
              <w:t xml:space="preserve"> quận</w:t>
            </w:r>
          </w:p>
        </w:tc>
      </w:tr>
      <w:tr w:rsidR="00652B98" w:rsidTr="00E23323">
        <w:trPr>
          <w:trHeight w:val="301"/>
          <w:ins w:id="915"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916" w:author="Hải Đức" w:date="2017-05-07T23:14:00Z"/>
                <w:color w:val="000000"/>
                <w:lang w:eastAsia="vi-VN"/>
              </w:rPr>
            </w:pPr>
            <w:ins w:id="917"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918" w:author="Hải Đức" w:date="2017-05-07T23:14:00Z"/>
                <w:color w:val="000000"/>
                <w:lang w:eastAsia="vi-VN"/>
              </w:rPr>
            </w:pPr>
            <w:ins w:id="919"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920" w:author="Hải Đức" w:date="2017-05-07T23:14:00Z"/>
                <w:color w:val="000000"/>
                <w:lang w:eastAsia="vi-VN"/>
              </w:rPr>
            </w:pPr>
            <w:ins w:id="921"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922"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923" w:author="Hải Đức" w:date="2017-05-07T23:14:00Z"/>
                <w:color w:val="000000"/>
                <w:lang w:eastAsia="vi-VN"/>
              </w:rPr>
            </w:pPr>
            <w:ins w:id="924" w:author="Hải Đức" w:date="2017-05-07T23:14:00Z">
              <w:r>
                <w:rPr>
                  <w:color w:val="000000"/>
                  <w:lang w:eastAsia="vi-VN"/>
                </w:rPr>
                <w:t>Trạng thái</w:t>
              </w:r>
            </w:ins>
          </w:p>
        </w:tc>
      </w:tr>
    </w:tbl>
    <w:p w:rsidR="000231F6" w:rsidRDefault="000231F6" w:rsidP="00482C0D"/>
    <w:p w:rsidR="00D4179D" w:rsidRPr="00B66137" w:rsidRDefault="00D4179D">
      <w:pPr>
        <w:pStyle w:val="ListParagraph"/>
        <w:numPr>
          <w:ilvl w:val="0"/>
          <w:numId w:val="13"/>
        </w:numPr>
        <w:rPr>
          <w:b/>
          <w:rPrChange w:id="925" w:author="Hải Đức" w:date="2017-05-07T23:01:00Z">
            <w:rPr/>
          </w:rPrChange>
        </w:rPr>
        <w:pPrChange w:id="926" w:author="Hải Đức" w:date="2017-05-08T00:03:00Z">
          <w:pPr>
            <w:pStyle w:val="ListParagraph"/>
            <w:numPr>
              <w:ilvl w:val="2"/>
              <w:numId w:val="8"/>
            </w:numPr>
            <w:ind w:left="786" w:hanging="360"/>
          </w:pPr>
        </w:pPrChange>
      </w:pPr>
      <w:r w:rsidRPr="00B66137">
        <w:rPr>
          <w:b/>
          <w:rPrChange w:id="927" w:author="Hải Đức" w:date="2017-05-07T23:01:00Z">
            <w:rPr/>
          </w:rPrChange>
        </w:rPr>
        <w:t>Bảng Users:</w:t>
      </w:r>
      <w:ins w:id="928" w:author="Hải Đức" w:date="2017-05-08T00:21:00Z">
        <w:r w:rsidR="00487302">
          <w:rPr>
            <w:b/>
          </w:rPr>
          <w:t xml:space="preserve"> (Người dùng)</w:t>
        </w:r>
      </w:ins>
      <w:del w:id="929" w:author="Hải Đức" w:date="2017-05-08T00:03:00Z">
        <w:r w:rsidRPr="00B66137" w:rsidDel="004D64D4">
          <w:rPr>
            <w:b/>
            <w:rPrChange w:id="930" w:author="Hải Đức" w:date="2017-05-07T23:01:00Z">
              <w:rPr/>
            </w:rPrChange>
          </w:rPr>
          <w:delText xml:space="preserve"> ( Người dùng)</w:delText>
        </w:r>
      </w:del>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Change w:id="931">
          <w:tblGrid>
            <w:gridCol w:w="10"/>
            <w:gridCol w:w="2175"/>
            <w:gridCol w:w="10"/>
            <w:gridCol w:w="1461"/>
            <w:gridCol w:w="158"/>
            <w:gridCol w:w="10"/>
            <w:gridCol w:w="702"/>
            <w:gridCol w:w="158"/>
            <w:gridCol w:w="10"/>
            <w:gridCol w:w="2384"/>
            <w:gridCol w:w="10"/>
            <w:gridCol w:w="2295"/>
            <w:gridCol w:w="158"/>
            <w:gridCol w:w="10"/>
          </w:tblGrid>
        </w:tblGridChange>
      </w:tblGrid>
      <w:tr w:rsidR="00D4179D" w:rsidRPr="009109D5" w:rsidTr="00652B9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932" w:author="Hải Đức" w:date="2017-05-08T00:03:00Z">
              <w:r w:rsidRPr="00B01D5A" w:rsidDel="004D64D4">
                <w:rPr>
                  <w:b/>
                  <w:bCs/>
                  <w:color w:val="000000"/>
                  <w:lang w:eastAsia="vi-VN"/>
                </w:rPr>
                <w:delText>Người dùng</w:delText>
              </w:r>
              <w:r w:rsidRPr="00B01D5A" w:rsidDel="004D64D4">
                <w:rPr>
                  <w:b/>
                  <w:bCs/>
                  <w:color w:val="000000"/>
                  <w:lang w:val="vi-VN" w:eastAsia="vi-VN"/>
                </w:rPr>
                <w:delText xml:space="preserve"> (</w:delText>
              </w:r>
            </w:del>
            <w:r w:rsidRPr="00B01D5A">
              <w:rPr>
                <w:b/>
                <w:bCs/>
                <w:color w:val="000000"/>
                <w:lang w:eastAsia="vi-VN"/>
              </w:rPr>
              <w:t>Users</w:t>
            </w:r>
            <w:del w:id="933" w:author="Hải Đức" w:date="2017-05-08T00:03:00Z">
              <w:r w:rsidRPr="00B01D5A" w:rsidDel="004D64D4">
                <w:rPr>
                  <w:b/>
                  <w:bCs/>
                  <w:color w:val="000000"/>
                  <w:lang w:val="vi-VN" w:eastAsia="vi-VN"/>
                </w:rPr>
                <w:delText>)</w:delText>
              </w:r>
            </w:del>
          </w:p>
        </w:tc>
      </w:tr>
      <w:tr w:rsidR="00D4179D" w:rsidRPr="009109D5"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934" w:author="Hải Đức" w:date="2017-05-07T23:25:00Z">
              <w:r w:rsidRPr="00B01D5A" w:rsidDel="00A447E5">
                <w:rPr>
                  <w:color w:val="000000"/>
                  <w:lang w:val="vi-VN" w:eastAsia="vi-VN"/>
                </w:rPr>
                <w:delText>Mã</w:delText>
              </w:r>
            </w:del>
            <w:ins w:id="935" w:author="Hải Đức" w:date="2017-05-07T23:25:00Z">
              <w:r w:rsidR="00A447E5">
                <w:rPr>
                  <w:color w:val="000000"/>
                  <w:lang w:val="vi-VN" w:eastAsia="vi-VN"/>
                </w:rPr>
                <w:t>Id</w:t>
              </w:r>
            </w:ins>
            <w:r w:rsidRPr="00B01D5A">
              <w:rPr>
                <w:color w:val="000000"/>
                <w:lang w:val="vi-VN" w:eastAsia="vi-VN"/>
              </w:rPr>
              <w:t xml:space="preserve"> </w:t>
            </w:r>
            <w:r w:rsidRPr="00B01D5A">
              <w:rPr>
                <w:color w:val="000000"/>
                <w:lang w:eastAsia="vi-VN"/>
              </w:rPr>
              <w:t>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936" w:author="Hải Đức" w:date="2017-05-07T23:58:00Z">
              <w:r w:rsidRPr="00B01D5A" w:rsidDel="001E287C">
                <w:rPr>
                  <w:color w:val="000000"/>
                  <w:lang w:eastAsia="vi-VN"/>
                </w:rPr>
                <w:delText>Passwords</w:delText>
              </w:r>
            </w:del>
            <w:ins w:id="937" w:author="Hải Đức" w:date="2017-05-07T23:58:00Z">
              <w:r w:rsidR="001E287C">
                <w:rPr>
                  <w:color w:val="000000"/>
                  <w:lang w:eastAsia="vi-VN"/>
                </w:rPr>
                <w:t>Mật khẩu được mã hóa</w:t>
              </w:r>
            </w:ins>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 not null</w:t>
            </w:r>
            <w:ins w:id="938" w:author="Hải Đức" w:date="2017-05-07T23:58:00Z">
              <w:r w:rsidR="001E287C">
                <w:rPr>
                  <w:color w:val="000000"/>
                  <w:lang w:eastAsia="vi-VN"/>
                </w:rPr>
                <w:t>, FOREIGN KEY (Roles)</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939" w:author="Hải Đức" w:date="2017-05-07T23:26:00Z">
              <w:r w:rsidRPr="00B01D5A" w:rsidDel="00A447E5">
                <w:rPr>
                  <w:color w:val="000000"/>
                  <w:lang w:eastAsia="vi-VN"/>
                </w:rPr>
                <w:delText>Mã</w:delText>
              </w:r>
            </w:del>
            <w:ins w:id="940" w:author="Hải Đức" w:date="2017-05-07T23:26:00Z">
              <w:r w:rsidR="00A447E5">
                <w:rPr>
                  <w:color w:val="000000"/>
                  <w:lang w:eastAsia="vi-VN"/>
                </w:rPr>
                <w:t>Id</w:t>
              </w:r>
            </w:ins>
            <w:r w:rsidRPr="00B01D5A">
              <w:rPr>
                <w:color w:val="000000"/>
                <w:lang w:eastAsia="vi-VN"/>
              </w:rPr>
              <w:t xml:space="preserve"> chức danh</w:t>
            </w:r>
          </w:p>
        </w:tc>
      </w:tr>
      <w:tr w:rsidR="00D4179D" w:rsidRPr="00EA2D07"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1E287C">
        <w:tblPrEx>
          <w:tblW w:w="9541" w:type="dxa"/>
          <w:tblPrExChange w:id="941" w:author="Hải Đức" w:date="2017-05-07T23:59:00Z">
            <w:tblPrEx>
              <w:tblW w:w="9541" w:type="dxa"/>
            </w:tblPrEx>
          </w:tblPrExChange>
        </w:tblPrEx>
        <w:trPr>
          <w:trHeight w:val="301"/>
          <w:trPrChange w:id="942" w:author="Hải Đức" w:date="2017-05-07T23:59:00Z">
            <w:trPr>
              <w:gridAfter w:val="0"/>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943"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lastRenderedPageBreak/>
              <w:t>PhoneNumber</w:t>
            </w:r>
          </w:p>
        </w:tc>
        <w:tc>
          <w:tcPr>
            <w:tcW w:w="1629" w:type="dxa"/>
            <w:tcBorders>
              <w:top w:val="nil"/>
              <w:left w:val="nil"/>
              <w:bottom w:val="single" w:sz="4" w:space="0" w:color="auto"/>
              <w:right w:val="single" w:sz="4" w:space="0" w:color="auto"/>
            </w:tcBorders>
            <w:shd w:val="clear" w:color="auto" w:fill="auto"/>
            <w:noWrap/>
            <w:vAlign w:val="center"/>
            <w:tcPrChange w:id="944"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Change w:id="945"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946"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Change w:id="947"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1E287C">
        <w:tblPrEx>
          <w:tblW w:w="9541" w:type="dxa"/>
          <w:tblPrExChange w:id="948" w:author="Hải Đức" w:date="2017-05-07T23:59:00Z">
            <w:tblPrEx>
              <w:tblW w:w="9541" w:type="dxa"/>
            </w:tblPrEx>
          </w:tblPrExChange>
        </w:tblPrEx>
        <w:trPr>
          <w:trHeight w:val="301"/>
          <w:trPrChange w:id="949" w:author="Hải Đức" w:date="2017-05-07T23:59:00Z">
            <w:trPr>
              <w:gridAfter w:val="0"/>
              <w:trHeight w:val="301"/>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950"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single" w:sz="4" w:space="0" w:color="auto"/>
              <w:left w:val="nil"/>
              <w:bottom w:val="single" w:sz="4" w:space="0" w:color="auto"/>
              <w:right w:val="single" w:sz="4" w:space="0" w:color="auto"/>
            </w:tcBorders>
            <w:shd w:val="clear" w:color="auto" w:fill="auto"/>
            <w:noWrap/>
            <w:vAlign w:val="center"/>
            <w:tcPrChange w:id="951"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952"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del w:id="953" w:author="Hải Đức" w:date="2017-05-07T23:59:00Z">
              <w:r w:rsidRPr="00B01D5A" w:rsidDel="00DE2626">
                <w:rPr>
                  <w:color w:val="000000"/>
                  <w:lang w:eastAsia="vi-VN"/>
                </w:rPr>
                <w:delText>10</w:delText>
              </w:r>
            </w:del>
            <w:ins w:id="954" w:author="Hải Đức" w:date="2017-05-07T23:59:00Z">
              <w:r w:rsidR="00DE2626">
                <w:rPr>
                  <w:color w:val="000000"/>
                  <w:lang w:eastAsia="vi-VN"/>
                </w:rPr>
                <w:t>255</w:t>
              </w:r>
            </w:ins>
          </w:p>
        </w:tc>
        <w:tc>
          <w:tcPr>
            <w:tcW w:w="2394" w:type="dxa"/>
            <w:tcBorders>
              <w:top w:val="single" w:sz="4" w:space="0" w:color="auto"/>
              <w:left w:val="nil"/>
              <w:bottom w:val="single" w:sz="8" w:space="0" w:color="auto"/>
              <w:right w:val="single" w:sz="4" w:space="0" w:color="auto"/>
            </w:tcBorders>
            <w:shd w:val="clear" w:color="auto" w:fill="auto"/>
            <w:noWrap/>
            <w:vAlign w:val="center"/>
            <w:tcPrChange w:id="955"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eastAsia="vi-VN"/>
              </w:rPr>
            </w:pPr>
          </w:p>
        </w:tc>
        <w:tc>
          <w:tcPr>
            <w:tcW w:w="2463" w:type="dxa"/>
            <w:tcBorders>
              <w:top w:val="single" w:sz="4" w:space="0" w:color="auto"/>
              <w:left w:val="single" w:sz="4" w:space="0" w:color="auto"/>
              <w:bottom w:val="single" w:sz="4" w:space="0" w:color="auto"/>
              <w:right w:val="single" w:sz="4" w:space="0" w:color="auto"/>
            </w:tcBorders>
            <w:shd w:val="clear" w:color="auto" w:fill="auto"/>
            <w:noWrap/>
            <w:vAlign w:val="center"/>
            <w:tcPrChange w:id="956"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1E287C">
        <w:tblPrEx>
          <w:tblW w:w="9541" w:type="dxa"/>
          <w:tblPrExChange w:id="957" w:author="Hải Đức" w:date="2017-05-07T23:59:00Z">
            <w:tblPrEx>
              <w:tblW w:w="9541" w:type="dxa"/>
            </w:tblPrEx>
          </w:tblPrExChange>
        </w:tblPrEx>
        <w:trPr>
          <w:trHeight w:val="301"/>
          <w:trPrChange w:id="958" w:author="Hải Đức" w:date="2017-05-07T23:59:00Z">
            <w:trPr>
              <w:gridAfter w:val="0"/>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959"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single" w:sz="4" w:space="0" w:color="auto"/>
              <w:left w:val="nil"/>
              <w:bottom w:val="single" w:sz="8" w:space="0" w:color="auto"/>
              <w:right w:val="single" w:sz="4" w:space="0" w:color="auto"/>
            </w:tcBorders>
            <w:shd w:val="clear" w:color="auto" w:fill="auto"/>
            <w:noWrap/>
            <w:vAlign w:val="center"/>
            <w:tcPrChange w:id="960"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8" w:space="0" w:color="auto"/>
              <w:right w:val="single" w:sz="4" w:space="0" w:color="auto"/>
            </w:tcBorders>
            <w:shd w:val="clear" w:color="auto" w:fill="auto"/>
            <w:noWrap/>
            <w:vAlign w:val="center"/>
            <w:tcPrChange w:id="961"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962"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963"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rPr>
                <w:color w:val="000000"/>
                <w:lang w:val="vi-VN" w:eastAsia="vi-VN"/>
              </w:rPr>
            </w:pPr>
            <w:r w:rsidRPr="00B01D5A">
              <w:rPr>
                <w:color w:val="000000"/>
                <w:lang w:val="vi-VN" w:eastAsia="vi-VN"/>
              </w:rPr>
              <w:t>not null</w:t>
            </w:r>
            <w:ins w:id="964" w:author="Hải Đức" w:date="2017-05-07T23:59:00Z">
              <w:r w:rsidR="00DE2626">
                <w:rPr>
                  <w:color w:val="000000"/>
                  <w:lang w:eastAsia="vi-VN"/>
                </w:rPr>
                <w:t>, FOREIGN KEY (Genders)</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del w:id="965" w:author="Hải Đức" w:date="2017-05-07T23:26:00Z">
              <w:r w:rsidRPr="00B01D5A" w:rsidDel="00A447E5">
                <w:rPr>
                  <w:color w:val="000000"/>
                  <w:lang w:eastAsia="vi-VN"/>
                </w:rPr>
                <w:delText>Mã</w:delText>
              </w:r>
            </w:del>
            <w:ins w:id="966" w:author="Hải Đức" w:date="2017-05-07T23:26:00Z">
              <w:r w:rsidR="00A447E5">
                <w:rPr>
                  <w:color w:val="000000"/>
                  <w:lang w:eastAsia="vi-VN"/>
                </w:rPr>
                <w:t>Id</w:t>
              </w:r>
            </w:ins>
            <w:r w:rsidRPr="00B01D5A">
              <w:rPr>
                <w:color w:val="000000"/>
                <w:lang w:eastAsia="vi-VN"/>
              </w:rPr>
              <w:t xml:space="preserve"> giới tính</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14788F" w:rsidRDefault="0014788F" w:rsidP="00A43765">
            <w:pPr>
              <w:spacing w:after="120"/>
              <w:rPr>
                <w:color w:val="000000"/>
                <w:lang w:eastAsia="vi-VN"/>
                <w:rPrChange w:id="967" w:author="Hải Đức" w:date="2017-05-08T00:02:00Z">
                  <w:rPr>
                    <w:color w:val="000000"/>
                    <w:lang w:val="vi-VN" w:eastAsia="vi-VN"/>
                  </w:rPr>
                </w:rPrChange>
              </w:rPr>
            </w:pPr>
            <w:ins w:id="968" w:author="Hải Đức" w:date="2017-05-08T00:02:00Z">
              <w:r>
                <w:rPr>
                  <w:color w:val="000000"/>
                  <w:lang w:eastAsia="vi-VN"/>
                </w:rPr>
                <w:t>Mã bảo mật</w:t>
              </w:r>
            </w:ins>
          </w:p>
        </w:tc>
      </w:tr>
      <w:tr w:rsidR="00D4179D" w:rsidTr="00652B98">
        <w:tblPrEx>
          <w:tblW w:w="9541" w:type="dxa"/>
          <w:tblPrExChange w:id="969" w:author="Hải Đức" w:date="2017-05-07T23:14:00Z">
            <w:tblPrEx>
              <w:tblW w:w="9541" w:type="dxa"/>
            </w:tblPrEx>
          </w:tblPrExChange>
        </w:tblPrEx>
        <w:trPr>
          <w:trHeight w:val="301"/>
          <w:trPrChange w:id="970" w:author="Hải Đức" w:date="2017-05-07T23:14: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971" w:author="Hải Đức" w:date="2017-05-07T23:14: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nil"/>
              <w:right w:val="single" w:sz="4" w:space="0" w:color="auto"/>
            </w:tcBorders>
            <w:shd w:val="clear" w:color="auto" w:fill="auto"/>
            <w:noWrap/>
            <w:vAlign w:val="center"/>
            <w:tcPrChange w:id="972" w:author="Hải Đức" w:date="2017-05-07T23:14: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tcPrChange w:id="973" w:author="Hải Đức" w:date="2017-05-07T23:14: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974" w:author="Hải Đức" w:date="2017-05-07T23:14: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nil"/>
              <w:right w:val="single" w:sz="8" w:space="0" w:color="auto"/>
            </w:tcBorders>
            <w:shd w:val="clear" w:color="auto" w:fill="auto"/>
            <w:noWrap/>
            <w:vAlign w:val="center"/>
            <w:tcPrChange w:id="975" w:author="Hải Đức" w:date="2017-05-07T23:14: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Ngày được tạo</w:t>
            </w:r>
          </w:p>
        </w:tc>
      </w:tr>
      <w:tr w:rsidR="00652B98" w:rsidTr="001E287C">
        <w:tblPrEx>
          <w:tblW w:w="9541" w:type="dxa"/>
          <w:tblPrExChange w:id="976" w:author="Hải Đức" w:date="2017-05-07T23:58:00Z">
            <w:tblPrEx>
              <w:tblW w:w="9541" w:type="dxa"/>
            </w:tblPrEx>
          </w:tblPrExChange>
        </w:tblPrEx>
        <w:trPr>
          <w:trHeight w:val="301"/>
          <w:ins w:id="977" w:author="Hải Đức" w:date="2017-05-07T23:14:00Z"/>
          <w:trPrChange w:id="978" w:author="Hải Đức" w:date="2017-05-07T23:58:00Z">
            <w:trPr>
              <w:gridAfter w:val="0"/>
              <w:wAfter w:w="158" w:type="dxa"/>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979" w:author="Hải Đức" w:date="2017-05-07T23:5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E23323">
            <w:pPr>
              <w:spacing w:after="120"/>
              <w:rPr>
                <w:ins w:id="980" w:author="Hải Đức" w:date="2017-05-07T23:14:00Z"/>
                <w:color w:val="000000"/>
                <w:lang w:eastAsia="vi-VN"/>
              </w:rPr>
            </w:pPr>
            <w:ins w:id="981" w:author="Hải Đức" w:date="2017-05-07T23:14: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982" w:author="Hải Đức" w:date="2017-05-07T23:5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E23323">
            <w:pPr>
              <w:spacing w:after="120"/>
              <w:rPr>
                <w:ins w:id="983" w:author="Hải Đức" w:date="2017-05-07T23:14:00Z"/>
                <w:color w:val="000000"/>
                <w:lang w:eastAsia="vi-VN"/>
              </w:rPr>
            </w:pPr>
            <w:ins w:id="984"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985" w:author="Hải Đức" w:date="2017-05-07T23:58:00Z">
              <w:tcPr>
                <w:tcW w:w="870" w:type="dxa"/>
                <w:gridSpan w:val="3"/>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E23323">
            <w:pPr>
              <w:spacing w:after="120"/>
              <w:rPr>
                <w:ins w:id="986" w:author="Hải Đức" w:date="2017-05-07T23:14:00Z"/>
                <w:color w:val="000000"/>
                <w:lang w:eastAsia="vi-VN"/>
              </w:rPr>
            </w:pPr>
            <w:ins w:id="987" w:author="Hải Đức" w:date="2017-05-07T23:14: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988" w:author="Hải Đức" w:date="2017-05-07T23:58:00Z">
              <w:tcPr>
                <w:tcW w:w="2552" w:type="dxa"/>
                <w:gridSpan w:val="3"/>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E23323">
            <w:pPr>
              <w:spacing w:after="120"/>
              <w:rPr>
                <w:ins w:id="989" w:author="Hải Đức" w:date="2017-05-07T23:14:00Z"/>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990" w:author="Hải Đức" w:date="2017-05-07T23:5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E23323">
            <w:pPr>
              <w:spacing w:after="120"/>
              <w:rPr>
                <w:ins w:id="991" w:author="Hải Đức" w:date="2017-05-07T23:14:00Z"/>
                <w:color w:val="000000"/>
                <w:lang w:eastAsia="vi-VN"/>
              </w:rPr>
            </w:pPr>
            <w:ins w:id="992" w:author="Hải Đức" w:date="2017-05-07T23:14: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993" w:author="Hải Đức" w:date="2017-05-07T23:01:00Z">
            <w:rPr/>
          </w:rPrChange>
        </w:rPr>
        <w:pPrChange w:id="994" w:author="Hải Đức" w:date="2017-05-08T00:03:00Z">
          <w:pPr>
            <w:pStyle w:val="ListParagraph"/>
            <w:numPr>
              <w:ilvl w:val="2"/>
              <w:numId w:val="8"/>
            </w:numPr>
            <w:ind w:left="786" w:hanging="360"/>
          </w:pPr>
        </w:pPrChange>
      </w:pPr>
      <w:r w:rsidRPr="00B66137">
        <w:rPr>
          <w:b/>
          <w:rPrChange w:id="995" w:author="Hải Đức" w:date="2017-05-07T23:01:00Z">
            <w:rPr/>
          </w:rPrChange>
        </w:rPr>
        <w:t>Bảng Genders:</w:t>
      </w:r>
      <w:ins w:id="996" w:author="Hải Đức" w:date="2017-05-08T00:21:00Z">
        <w:r w:rsidR="00487302">
          <w:rPr>
            <w:b/>
          </w:rPr>
          <w:t xml:space="preserve"> (Giới tính)</w:t>
        </w:r>
      </w:ins>
      <w:del w:id="997" w:author="Hải Đức" w:date="2017-05-08T00:04:00Z">
        <w:r w:rsidRPr="00B66137" w:rsidDel="004D64D4">
          <w:rPr>
            <w:b/>
            <w:rPrChange w:id="998" w:author="Hải Đức" w:date="2017-05-07T23:01:00Z">
              <w:rPr/>
            </w:rPrChange>
          </w:rPr>
          <w:delText xml:space="preserve"> ( Giới tí</w:delText>
        </w:r>
      </w:del>
      <w:del w:id="999" w:author="Hải Đức" w:date="2017-05-08T00:03:00Z">
        <w:r w:rsidRPr="00B66137" w:rsidDel="004D64D4">
          <w:rPr>
            <w:b/>
            <w:rPrChange w:id="1000" w:author="Hải Đức" w:date="2017-05-07T23:01:00Z">
              <w:rPr/>
            </w:rPrChange>
          </w:rPr>
          <w:delText>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001">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002" w:author="Hải Đức" w:date="2017-05-08T00:04:00Z">
              <w:r w:rsidRPr="00B01D5A" w:rsidDel="004D64D4">
                <w:rPr>
                  <w:b/>
                  <w:bCs/>
                  <w:color w:val="000000"/>
                  <w:lang w:eastAsia="vi-VN"/>
                </w:rPr>
                <w:delText>Giới tính</w:delText>
              </w:r>
              <w:r w:rsidRPr="00B01D5A" w:rsidDel="004D64D4">
                <w:rPr>
                  <w:b/>
                  <w:bCs/>
                  <w:color w:val="000000"/>
                  <w:lang w:val="vi-VN" w:eastAsia="vi-VN"/>
                </w:rPr>
                <w:delText xml:space="preserve"> (</w:delText>
              </w:r>
            </w:del>
            <w:r w:rsidRPr="00B01D5A">
              <w:rPr>
                <w:b/>
                <w:bCs/>
                <w:color w:val="000000"/>
                <w:lang w:eastAsia="vi-VN"/>
              </w:rPr>
              <w:t>Genders</w:t>
            </w:r>
            <w:del w:id="1003"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004" w:author="Hải Đức" w:date="2017-05-07T23:26:00Z">
              <w:r w:rsidRPr="00B01D5A" w:rsidDel="00A447E5">
                <w:rPr>
                  <w:color w:val="000000"/>
                  <w:lang w:eastAsia="vi-VN"/>
                </w:rPr>
                <w:delText>Mã</w:delText>
              </w:r>
            </w:del>
            <w:ins w:id="1005" w:author="Hải Đức" w:date="2017-05-07T23:26:00Z">
              <w:r w:rsidR="00A447E5">
                <w:rPr>
                  <w:color w:val="000000"/>
                  <w:lang w:eastAsia="vi-VN"/>
                </w:rPr>
                <w:t>Id</w:t>
              </w:r>
            </w:ins>
            <w:r w:rsidRPr="00B01D5A">
              <w:rPr>
                <w:color w:val="000000"/>
                <w:lang w:eastAsia="vi-VN"/>
              </w:rPr>
              <w:t xml:space="preserve"> giới tính</w:t>
            </w:r>
          </w:p>
        </w:tc>
      </w:tr>
      <w:tr w:rsidR="00D4179D" w:rsidRPr="00515547" w:rsidTr="00652B98">
        <w:tblPrEx>
          <w:tblW w:w="9383" w:type="dxa"/>
          <w:tblPrExChange w:id="1006" w:author="Hải Đức" w:date="2017-05-07T23:14:00Z">
            <w:tblPrEx>
              <w:tblW w:w="9383" w:type="dxa"/>
            </w:tblPrEx>
          </w:tblPrExChange>
        </w:tblPrEx>
        <w:trPr>
          <w:trHeight w:val="286"/>
          <w:trPrChange w:id="1007"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008"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1009"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1010"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11"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1012"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giới tính</w:t>
            </w:r>
          </w:p>
        </w:tc>
      </w:tr>
      <w:tr w:rsidR="00652B98" w:rsidTr="00E23323">
        <w:trPr>
          <w:trHeight w:val="301"/>
          <w:ins w:id="1013"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1014" w:author="Hải Đức" w:date="2017-05-07T23:14:00Z"/>
                <w:color w:val="000000"/>
                <w:lang w:eastAsia="vi-VN"/>
              </w:rPr>
            </w:pPr>
            <w:ins w:id="1015"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1016" w:author="Hải Đức" w:date="2017-05-07T23:14:00Z"/>
                <w:color w:val="000000"/>
                <w:lang w:eastAsia="vi-VN"/>
              </w:rPr>
            </w:pPr>
            <w:ins w:id="1017"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1018" w:author="Hải Đức" w:date="2017-05-07T23:14:00Z"/>
                <w:color w:val="000000"/>
                <w:lang w:eastAsia="vi-VN"/>
              </w:rPr>
            </w:pPr>
            <w:ins w:id="1019"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1020"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1021" w:author="Hải Đức" w:date="2017-05-07T23:14:00Z"/>
                <w:color w:val="000000"/>
                <w:lang w:eastAsia="vi-VN"/>
              </w:rPr>
            </w:pPr>
            <w:ins w:id="1022" w:author="Hải Đức" w:date="2017-05-07T23:14:00Z">
              <w:r>
                <w:rPr>
                  <w:color w:val="000000"/>
                  <w:lang w:eastAsia="vi-VN"/>
                </w:rPr>
                <w:t>Trạng thái</w:t>
              </w:r>
            </w:ins>
          </w:p>
        </w:tc>
      </w:tr>
    </w:tbl>
    <w:p w:rsidR="00D4179D" w:rsidRDefault="00D4179D" w:rsidP="00D4179D">
      <w:pPr>
        <w:pStyle w:val="ListParagraph"/>
      </w:pPr>
    </w:p>
    <w:p w:rsidR="00D4179D" w:rsidRPr="00B66137" w:rsidRDefault="00D4179D">
      <w:pPr>
        <w:pStyle w:val="ListParagraph"/>
        <w:numPr>
          <w:ilvl w:val="0"/>
          <w:numId w:val="13"/>
        </w:numPr>
        <w:rPr>
          <w:b/>
          <w:rPrChange w:id="1023" w:author="Hải Đức" w:date="2017-05-07T23:01:00Z">
            <w:rPr/>
          </w:rPrChange>
        </w:rPr>
        <w:pPrChange w:id="1024" w:author="Hải Đức" w:date="2017-05-08T00:04:00Z">
          <w:pPr>
            <w:pStyle w:val="ListParagraph"/>
            <w:numPr>
              <w:ilvl w:val="2"/>
              <w:numId w:val="8"/>
            </w:numPr>
            <w:ind w:left="786" w:hanging="360"/>
          </w:pPr>
        </w:pPrChange>
      </w:pPr>
      <w:r w:rsidRPr="00B66137">
        <w:rPr>
          <w:b/>
          <w:rPrChange w:id="1025" w:author="Hải Đức" w:date="2017-05-07T23:01:00Z">
            <w:rPr/>
          </w:rPrChange>
        </w:rPr>
        <w:t>Bảng Roles:</w:t>
      </w:r>
      <w:ins w:id="1026" w:author="Hải Đức" w:date="2017-05-08T00:21:00Z">
        <w:r w:rsidR="00487302">
          <w:rPr>
            <w:b/>
          </w:rPr>
          <w:t xml:space="preserve"> (Chức vụ)</w:t>
        </w:r>
      </w:ins>
      <w:del w:id="1027" w:author="Hải Đức" w:date="2017-05-08T00:04:00Z">
        <w:r w:rsidRPr="00B66137" w:rsidDel="004D64D4">
          <w:rPr>
            <w:b/>
            <w:rPrChange w:id="1028" w:author="Hải Đức" w:date="2017-05-07T23:01:00Z">
              <w:rPr/>
            </w:rPrChange>
          </w:rPr>
          <w:delText xml:space="preserve"> ( Bảng chức danh)</w:delText>
        </w:r>
      </w:del>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Change w:id="102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030" w:author="Hải Đức" w:date="2017-05-08T00:04:00Z">
              <w:r w:rsidRPr="00B01D5A" w:rsidDel="004D64D4">
                <w:rPr>
                  <w:b/>
                  <w:bCs/>
                  <w:color w:val="000000"/>
                  <w:lang w:eastAsia="vi-VN"/>
                </w:rPr>
                <w:delText>chức danh</w:delText>
              </w:r>
              <w:r w:rsidRPr="00B01D5A" w:rsidDel="004D64D4">
                <w:rPr>
                  <w:b/>
                  <w:bCs/>
                  <w:color w:val="000000"/>
                  <w:lang w:val="vi-VN" w:eastAsia="vi-VN"/>
                </w:rPr>
                <w:delText xml:space="preserve"> (</w:delText>
              </w:r>
            </w:del>
            <w:r w:rsidRPr="00B01D5A">
              <w:rPr>
                <w:b/>
                <w:bCs/>
                <w:color w:val="000000"/>
                <w:lang w:eastAsia="vi-VN"/>
              </w:rPr>
              <w:t>Roles</w:t>
            </w:r>
            <w:del w:id="1031"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032" w:author="Hải Đức" w:date="2017-05-07T23:26:00Z">
              <w:r w:rsidRPr="00B01D5A" w:rsidDel="00A447E5">
                <w:rPr>
                  <w:color w:val="000000"/>
                  <w:lang w:eastAsia="vi-VN"/>
                </w:rPr>
                <w:delText>Mã</w:delText>
              </w:r>
            </w:del>
            <w:ins w:id="1033" w:author="Hải Đức" w:date="2017-05-07T23:26:00Z">
              <w:r w:rsidR="00A447E5">
                <w:rPr>
                  <w:color w:val="000000"/>
                  <w:lang w:eastAsia="vi-VN"/>
                </w:rPr>
                <w:t>Id</w:t>
              </w:r>
            </w:ins>
            <w:r w:rsidRPr="00B01D5A">
              <w:rPr>
                <w:color w:val="000000"/>
                <w:lang w:eastAsia="vi-VN"/>
              </w:rPr>
              <w:t xml:space="preserve"> chức danh</w:t>
            </w:r>
          </w:p>
        </w:tc>
      </w:tr>
      <w:tr w:rsidR="00D4179D" w:rsidRPr="00515547" w:rsidTr="00652B98">
        <w:tblPrEx>
          <w:tblW w:w="9383" w:type="dxa"/>
          <w:tblPrExChange w:id="1034" w:author="Hải Đức" w:date="2017-05-07T23:14:00Z">
            <w:tblPrEx>
              <w:tblW w:w="9383" w:type="dxa"/>
            </w:tblPrEx>
          </w:tblPrExChange>
        </w:tblPrEx>
        <w:trPr>
          <w:trHeight w:val="286"/>
          <w:trPrChange w:id="1035"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036"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1037"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1038"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39"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1040"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chức danh</w:t>
            </w:r>
          </w:p>
        </w:tc>
      </w:tr>
      <w:tr w:rsidR="00652B98" w:rsidTr="00E23323">
        <w:trPr>
          <w:trHeight w:val="301"/>
          <w:ins w:id="1041"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1042" w:author="Hải Đức" w:date="2017-05-07T23:14:00Z"/>
                <w:color w:val="000000"/>
                <w:lang w:eastAsia="vi-VN"/>
              </w:rPr>
            </w:pPr>
            <w:ins w:id="1043"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1044" w:author="Hải Đức" w:date="2017-05-07T23:14:00Z"/>
                <w:color w:val="000000"/>
                <w:lang w:eastAsia="vi-VN"/>
              </w:rPr>
            </w:pPr>
            <w:ins w:id="1045"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1046" w:author="Hải Đức" w:date="2017-05-07T23:14:00Z"/>
                <w:color w:val="000000"/>
                <w:lang w:eastAsia="vi-VN"/>
              </w:rPr>
            </w:pPr>
            <w:ins w:id="1047"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1048"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1049" w:author="Hải Đức" w:date="2017-05-07T23:14:00Z"/>
                <w:color w:val="000000"/>
                <w:lang w:eastAsia="vi-VN"/>
              </w:rPr>
            </w:pPr>
            <w:ins w:id="1050" w:author="Hải Đức" w:date="2017-05-07T23:14: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051" w:author="Hải Đức" w:date="2017-05-07T23:01:00Z">
            <w:rPr/>
          </w:rPrChange>
        </w:rPr>
        <w:pPrChange w:id="1052" w:author="Hải Đức" w:date="2017-05-08T00:04:00Z">
          <w:pPr>
            <w:pStyle w:val="ListParagraph"/>
            <w:numPr>
              <w:ilvl w:val="2"/>
              <w:numId w:val="8"/>
            </w:numPr>
            <w:ind w:left="786" w:hanging="360"/>
          </w:pPr>
        </w:pPrChange>
      </w:pPr>
      <w:r w:rsidRPr="00B66137">
        <w:rPr>
          <w:b/>
          <w:rPrChange w:id="1053" w:author="Hải Đức" w:date="2017-05-07T23:01:00Z">
            <w:rPr/>
          </w:rPrChange>
        </w:rPr>
        <w:t xml:space="preserve">Bảng Types: </w:t>
      </w:r>
      <w:ins w:id="1054" w:author="Hải Đức" w:date="2017-05-08T00:21:00Z">
        <w:r w:rsidR="00487302">
          <w:rPr>
            <w:b/>
          </w:rPr>
          <w:t>(Danh mục loại đồ ăn)</w:t>
        </w:r>
      </w:ins>
      <w:del w:id="1055" w:author="Hải Đức" w:date="2017-05-08T00:04:00Z">
        <w:r w:rsidRPr="00B66137" w:rsidDel="004D64D4">
          <w:rPr>
            <w:b/>
            <w:rPrChange w:id="1056" w:author="Hải Đức" w:date="2017-05-07T23:01:00Z">
              <w:rPr/>
            </w:rPrChange>
          </w:rPr>
          <w:delText>( Loại ảnh)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05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058" w:author="Hải Đức" w:date="2017-05-08T00:04:00Z">
              <w:r w:rsidRPr="00B01D5A" w:rsidDel="004D64D4">
                <w:rPr>
                  <w:b/>
                  <w:bCs/>
                  <w:color w:val="000000"/>
                  <w:lang w:eastAsia="vi-VN"/>
                </w:rPr>
                <w:delText xml:space="preserve">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Types</w:t>
            </w:r>
            <w:del w:id="1059"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4D64D4">
        <w:tblPrEx>
          <w:tblW w:w="9383" w:type="dxa"/>
          <w:tblPrExChange w:id="1060" w:author="Hải Đức" w:date="2017-05-08T00:04:00Z">
            <w:tblPrEx>
              <w:tblW w:w="9383" w:type="dxa"/>
            </w:tblPrEx>
          </w:tblPrExChange>
        </w:tblPrEx>
        <w:trPr>
          <w:trHeight w:val="286"/>
          <w:trPrChange w:id="1061" w:author="Hải Đức" w:date="2017-05-08T00:04:00Z">
            <w:trPr>
              <w:gridAfter w:val="0"/>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062"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Change w:id="1063"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1064"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65"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1066"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1067" w:author="Hải Đức" w:date="2017-05-07T23:26:00Z">
              <w:r w:rsidRPr="00B01D5A" w:rsidDel="00A447E5">
                <w:rPr>
                  <w:color w:val="000000"/>
                  <w:lang w:eastAsia="vi-VN"/>
                </w:rPr>
                <w:delText>Mã</w:delText>
              </w:r>
            </w:del>
            <w:ins w:id="1068" w:author="Hải Đức" w:date="2017-05-07T23:26:00Z">
              <w:r w:rsidR="00A447E5">
                <w:rPr>
                  <w:color w:val="000000"/>
                  <w:lang w:eastAsia="vi-VN"/>
                </w:rPr>
                <w:t>Id</w:t>
              </w:r>
            </w:ins>
            <w:r w:rsidRPr="00B01D5A">
              <w:rPr>
                <w:color w:val="000000"/>
                <w:lang w:eastAsia="vi-VN"/>
              </w:rPr>
              <w:t xml:space="preserve"> loại ảnh</w:t>
            </w:r>
          </w:p>
        </w:tc>
      </w:tr>
      <w:tr w:rsidR="00D4179D" w:rsidTr="004D64D4">
        <w:tblPrEx>
          <w:tblW w:w="9383" w:type="dxa"/>
          <w:tblPrExChange w:id="1069" w:author="Hải Đức" w:date="2017-05-08T00:04:00Z">
            <w:tblPrEx>
              <w:tblW w:w="9383" w:type="dxa"/>
            </w:tblPrEx>
          </w:tblPrExChange>
        </w:tblPrEx>
        <w:trPr>
          <w:trHeight w:val="286"/>
          <w:trPrChange w:id="1070" w:author="Hải Đức" w:date="2017-05-08T00:04:00Z">
            <w:trPr>
              <w:gridAfter w:val="0"/>
              <w:trHeight w:val="286"/>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1071"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single" w:sz="4" w:space="0" w:color="auto"/>
              <w:left w:val="nil"/>
              <w:bottom w:val="single" w:sz="4" w:space="0" w:color="auto"/>
              <w:right w:val="single" w:sz="4" w:space="0" w:color="auto"/>
            </w:tcBorders>
            <w:shd w:val="clear" w:color="auto" w:fill="auto"/>
            <w:noWrap/>
            <w:vAlign w:val="center"/>
            <w:tcPrChange w:id="1072"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1073"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074"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single" w:sz="4" w:space="0" w:color="auto"/>
              <w:left w:val="nil"/>
              <w:bottom w:val="single" w:sz="4" w:space="0" w:color="auto"/>
              <w:right w:val="single" w:sz="4" w:space="0" w:color="auto"/>
            </w:tcBorders>
            <w:shd w:val="clear" w:color="auto" w:fill="auto"/>
            <w:noWrap/>
            <w:vAlign w:val="center"/>
            <w:tcPrChange w:id="1075"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524571" w:rsidP="00A43765">
            <w:pPr>
              <w:spacing w:after="120"/>
              <w:rPr>
                <w:color w:val="000000"/>
                <w:lang w:val="vi-VN" w:eastAsia="vi-VN"/>
              </w:rPr>
            </w:pPr>
            <w:ins w:id="1076" w:author="Hải Đức" w:date="2017-05-07T23:00:00Z">
              <w:r w:rsidRPr="00B01D5A">
                <w:rPr>
                  <w:color w:val="000000"/>
                  <w:lang w:val="vi-VN" w:eastAsia="vi-VN"/>
                </w:rPr>
                <w:t>not null</w:t>
              </w:r>
              <w:r>
                <w:rPr>
                  <w:color w:val="000000"/>
                  <w:lang w:eastAsia="vi-VN"/>
                </w:rPr>
                <w:t>, FOREIGN KEY (Users)</w:t>
              </w:r>
            </w:ins>
            <w:del w:id="1077" w:author="Hải Đức" w:date="2017-05-07T23:00: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652B98">
        <w:tblPrEx>
          <w:tblW w:w="9383" w:type="dxa"/>
          <w:tblPrExChange w:id="1078" w:author="Hải Đức" w:date="2017-05-07T23:15:00Z">
            <w:tblPrEx>
              <w:tblW w:w="9383" w:type="dxa"/>
            </w:tblPrEx>
          </w:tblPrExChange>
        </w:tblPrEx>
        <w:trPr>
          <w:trHeight w:val="286"/>
          <w:trPrChange w:id="1079"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080"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081"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082"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83"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084"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r w:rsidR="00652B98" w:rsidTr="00E23323">
        <w:trPr>
          <w:trHeight w:val="301"/>
          <w:ins w:id="1085"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1086" w:author="Hải Đức" w:date="2017-05-07T23:15:00Z"/>
                <w:color w:val="000000"/>
                <w:lang w:eastAsia="vi-VN"/>
              </w:rPr>
            </w:pPr>
            <w:ins w:id="1087" w:author="Hải Đức" w:date="2017-05-07T23:15: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1088" w:author="Hải Đức" w:date="2017-05-07T23:15:00Z"/>
                <w:color w:val="000000"/>
                <w:lang w:eastAsia="vi-VN"/>
              </w:rPr>
            </w:pPr>
            <w:ins w:id="1089"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1090" w:author="Hải Đức" w:date="2017-05-07T23:15:00Z"/>
                <w:color w:val="000000"/>
                <w:lang w:eastAsia="vi-VN"/>
              </w:rPr>
            </w:pPr>
            <w:ins w:id="1091"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1092" w:author="Hải Đức" w:date="2017-05-07T23:15: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1093" w:author="Hải Đức" w:date="2017-05-07T23:15:00Z"/>
                <w:color w:val="000000"/>
                <w:lang w:eastAsia="vi-VN"/>
              </w:rPr>
            </w:pPr>
            <w:ins w:id="1094" w:author="Hải Đức" w:date="2017-05-07T23:15: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095" w:author="Hải Đức" w:date="2017-05-07T23:01:00Z">
            <w:rPr/>
          </w:rPrChange>
        </w:rPr>
        <w:pPrChange w:id="1096" w:author="Hải Đức" w:date="2017-05-08T00:05:00Z">
          <w:pPr>
            <w:pStyle w:val="ListParagraph"/>
            <w:numPr>
              <w:ilvl w:val="2"/>
              <w:numId w:val="8"/>
            </w:numPr>
            <w:ind w:left="786" w:hanging="360"/>
          </w:pPr>
        </w:pPrChange>
      </w:pPr>
      <w:r w:rsidRPr="00B66137">
        <w:rPr>
          <w:b/>
          <w:rPrChange w:id="1097" w:author="Hải Đức" w:date="2017-05-07T23:01:00Z">
            <w:rPr/>
          </w:rPrChange>
        </w:rPr>
        <w:t xml:space="preserve">Bảng </w:t>
      </w:r>
      <w:del w:id="1098" w:author="Hải Đức" w:date="2017-05-08T00:22:00Z">
        <w:r w:rsidRPr="00B66137" w:rsidDel="00487302">
          <w:rPr>
            <w:b/>
            <w:rPrChange w:id="1099" w:author="Hải Đức" w:date="2017-05-07T23:01:00Z">
              <w:rPr/>
            </w:rPrChange>
          </w:rPr>
          <w:delText>ImageTypes</w:delText>
        </w:r>
      </w:del>
      <w:ins w:id="1100" w:author="Hải Đức" w:date="2017-05-08T00:22:00Z">
        <w:r w:rsidR="00487302">
          <w:rPr>
            <w:b/>
          </w:rPr>
          <w:t>Post</w:t>
        </w:r>
        <w:r w:rsidR="00487302" w:rsidRPr="00B66137">
          <w:rPr>
            <w:b/>
            <w:rPrChange w:id="1101" w:author="Hải Đức" w:date="2017-05-07T23:01:00Z">
              <w:rPr/>
            </w:rPrChange>
          </w:rPr>
          <w:t>Types</w:t>
        </w:r>
      </w:ins>
      <w:r w:rsidRPr="00B66137">
        <w:rPr>
          <w:b/>
          <w:rPrChange w:id="1102" w:author="Hải Đức" w:date="2017-05-07T23:01:00Z">
            <w:rPr/>
          </w:rPrChange>
        </w:rPr>
        <w:t>:</w:t>
      </w:r>
      <w:ins w:id="1103" w:author="Hải Đức" w:date="2017-05-08T00:21:00Z">
        <w:r w:rsidR="00487302">
          <w:rPr>
            <w:b/>
          </w:rPr>
          <w:t xml:space="preserve"> (Post thuộc loại danh mục đồ ăn)</w:t>
        </w:r>
      </w:ins>
      <w:del w:id="1104" w:author="Hải Đức" w:date="2017-05-08T00:04:00Z">
        <w:r w:rsidRPr="00B66137" w:rsidDel="004D64D4">
          <w:rPr>
            <w:b/>
            <w:rPrChange w:id="1105" w:author="Hải Đức" w:date="2017-05-07T23:01:00Z">
              <w:rPr/>
            </w:rPrChange>
          </w:rPr>
          <w:delText xml:space="preserve"> ( Liên kết ảnh và loại ảnh)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106">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107" w:author="Hải Đức" w:date="2017-05-08T00:04:00Z">
              <w:r w:rsidRPr="00B01D5A" w:rsidDel="004D64D4">
                <w:rPr>
                  <w:b/>
                  <w:bCs/>
                  <w:color w:val="000000"/>
                  <w:lang w:eastAsia="vi-VN"/>
                </w:rPr>
                <w:delText xml:space="preserve">liên kết ảnh và 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ImageTypes</w:t>
            </w:r>
            <w:del w:id="1108"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09" w:author="Hải Đức" w:date="2017-05-07T23:26:00Z">
              <w:r w:rsidRPr="00B01D5A" w:rsidDel="00A447E5">
                <w:rPr>
                  <w:color w:val="000000"/>
                  <w:lang w:eastAsia="vi-VN"/>
                </w:rPr>
                <w:delText>Mã</w:delText>
              </w:r>
            </w:del>
            <w:ins w:id="1110" w:author="Hải Đức" w:date="2017-05-07T23:26:00Z">
              <w:r w:rsidR="00A447E5">
                <w:rPr>
                  <w:color w:val="000000"/>
                  <w:lang w:eastAsia="vi-VN"/>
                </w:rPr>
                <w:t>Id</w:t>
              </w:r>
            </w:ins>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del w:id="1111" w:author="Hải Đức" w:date="2017-05-07T23:41:00Z">
              <w:r w:rsidRPr="00B01D5A" w:rsidDel="00D132D7">
                <w:rPr>
                  <w:color w:val="000000"/>
                  <w:lang w:eastAsia="vi-VN"/>
                </w:rPr>
                <w:delText>ImageId</w:delText>
              </w:r>
            </w:del>
            <w:ins w:id="1112"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ins w:id="1113" w:author="Hải Đức" w:date="2017-05-08T00:00:00Z">
              <w:r w:rsidR="00E26B9D">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487302">
            <w:pPr>
              <w:spacing w:after="120"/>
              <w:rPr>
                <w:color w:val="000000"/>
                <w:lang w:eastAsia="vi-VN"/>
              </w:rPr>
              <w:pPrChange w:id="1114" w:author="Hải Đức" w:date="2017-05-08T00:22:00Z">
                <w:pPr>
                  <w:spacing w:after="120"/>
                </w:pPr>
              </w:pPrChange>
            </w:pPr>
            <w:del w:id="1115" w:author="Hải Đức" w:date="2017-05-07T23:26:00Z">
              <w:r w:rsidRPr="00B01D5A" w:rsidDel="00A447E5">
                <w:rPr>
                  <w:color w:val="000000"/>
                  <w:lang w:eastAsia="vi-VN"/>
                </w:rPr>
                <w:delText>Mã</w:delText>
              </w:r>
            </w:del>
            <w:ins w:id="1116" w:author="Hải Đức" w:date="2017-05-07T23:26:00Z">
              <w:r w:rsidR="00A447E5">
                <w:rPr>
                  <w:color w:val="000000"/>
                  <w:lang w:eastAsia="vi-VN"/>
                </w:rPr>
                <w:t>Id</w:t>
              </w:r>
            </w:ins>
            <w:r w:rsidRPr="00B01D5A">
              <w:rPr>
                <w:color w:val="000000"/>
                <w:lang w:eastAsia="vi-VN"/>
              </w:rPr>
              <w:t xml:space="preserve"> </w:t>
            </w:r>
            <w:del w:id="1117" w:author="Hải Đức" w:date="2017-05-08T00:22:00Z">
              <w:r w:rsidRPr="00B01D5A" w:rsidDel="00487302">
                <w:rPr>
                  <w:color w:val="000000"/>
                  <w:lang w:eastAsia="vi-VN"/>
                </w:rPr>
                <w:delText>ản</w:delText>
              </w:r>
            </w:del>
            <w:ins w:id="1118" w:author="Hải Đức" w:date="2017-05-08T00:22:00Z">
              <w:r w:rsidR="00487302">
                <w:rPr>
                  <w:color w:val="000000"/>
                  <w:lang w:eastAsia="vi-VN"/>
                </w:rPr>
                <w:t>bài đăng</w:t>
              </w:r>
            </w:ins>
            <w:del w:id="1119" w:author="Hải Đức" w:date="2017-05-08T00:22:00Z">
              <w:r w:rsidRPr="00B01D5A" w:rsidDel="00487302">
                <w:rPr>
                  <w:color w:val="000000"/>
                  <w:lang w:eastAsia="vi-VN"/>
                </w:rPr>
                <w:delText>h</w:delText>
              </w:r>
            </w:del>
          </w:p>
        </w:tc>
      </w:tr>
      <w:tr w:rsidR="00D4179D" w:rsidRPr="00515547" w:rsidTr="00652B98">
        <w:tblPrEx>
          <w:tblW w:w="9383" w:type="dxa"/>
          <w:tblPrExChange w:id="1120" w:author="Hải Đức" w:date="2017-05-07T23:15:00Z">
            <w:tblPrEx>
              <w:tblW w:w="9383" w:type="dxa"/>
            </w:tblPrEx>
          </w:tblPrExChange>
        </w:tblPrEx>
        <w:trPr>
          <w:trHeight w:val="286"/>
          <w:trPrChange w:id="1121"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tcPrChange w:id="1122"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nil"/>
              <w:right w:val="single" w:sz="4" w:space="0" w:color="auto"/>
            </w:tcBorders>
            <w:shd w:val="clear" w:color="auto" w:fill="auto"/>
            <w:noWrap/>
            <w:vAlign w:val="center"/>
            <w:tcPrChange w:id="1123"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tcPrChange w:id="1124"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125"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rPr>
                <w:color w:val="000000"/>
                <w:lang w:eastAsia="vi-VN"/>
              </w:rPr>
            </w:pPr>
            <w:r w:rsidRPr="00B01D5A">
              <w:rPr>
                <w:color w:val="000000"/>
                <w:lang w:val="vi-VN" w:eastAsia="vi-VN"/>
              </w:rPr>
              <w:t>not null</w:t>
            </w:r>
            <w:ins w:id="1126" w:author="Hải Đức" w:date="2017-05-08T00:00:00Z">
              <w:r w:rsidR="00E26B9D">
                <w:rPr>
                  <w:color w:val="000000"/>
                  <w:lang w:eastAsia="vi-VN"/>
                </w:rPr>
                <w:t>, FOREIGN KEY (Types)</w:t>
              </w:r>
            </w:ins>
          </w:p>
        </w:tc>
        <w:tc>
          <w:tcPr>
            <w:tcW w:w="2305" w:type="dxa"/>
            <w:tcBorders>
              <w:top w:val="nil"/>
              <w:left w:val="nil"/>
              <w:bottom w:val="nil"/>
              <w:right w:val="single" w:sz="8" w:space="0" w:color="auto"/>
            </w:tcBorders>
            <w:shd w:val="clear" w:color="auto" w:fill="auto"/>
            <w:noWrap/>
            <w:vAlign w:val="center"/>
            <w:tcPrChange w:id="1127"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487302">
            <w:pPr>
              <w:spacing w:after="120"/>
              <w:rPr>
                <w:color w:val="000000"/>
                <w:lang w:eastAsia="vi-VN"/>
              </w:rPr>
              <w:pPrChange w:id="1128" w:author="Hải Đức" w:date="2017-05-08T00:22:00Z">
                <w:pPr>
                  <w:spacing w:after="120"/>
                </w:pPr>
              </w:pPrChange>
            </w:pPr>
            <w:del w:id="1129" w:author="Hải Đức" w:date="2017-05-07T23:26:00Z">
              <w:r w:rsidRPr="00B01D5A" w:rsidDel="00A447E5">
                <w:rPr>
                  <w:color w:val="000000"/>
                  <w:lang w:eastAsia="vi-VN"/>
                </w:rPr>
                <w:delText>Mã</w:delText>
              </w:r>
            </w:del>
            <w:ins w:id="1130" w:author="Hải Đức" w:date="2017-05-07T23:26:00Z">
              <w:r w:rsidR="00A447E5">
                <w:rPr>
                  <w:color w:val="000000"/>
                  <w:lang w:eastAsia="vi-VN"/>
                </w:rPr>
                <w:t>Id</w:t>
              </w:r>
            </w:ins>
            <w:r w:rsidRPr="00B01D5A">
              <w:rPr>
                <w:color w:val="000000"/>
                <w:lang w:eastAsia="vi-VN"/>
              </w:rPr>
              <w:t xml:space="preserve"> loại </w:t>
            </w:r>
            <w:del w:id="1131" w:author="Hải Đức" w:date="2017-05-08T00:22:00Z">
              <w:r w:rsidRPr="00B01D5A" w:rsidDel="00487302">
                <w:rPr>
                  <w:color w:val="000000"/>
                  <w:lang w:eastAsia="vi-VN"/>
                </w:rPr>
                <w:delText>ảnh</w:delText>
              </w:r>
            </w:del>
            <w:ins w:id="1132" w:author="Hải Đức" w:date="2017-05-08T00:22:00Z">
              <w:r w:rsidR="00487302">
                <w:rPr>
                  <w:color w:val="000000"/>
                  <w:lang w:eastAsia="vi-VN"/>
                </w:rPr>
                <w:t>danh mục</w:t>
              </w:r>
            </w:ins>
          </w:p>
        </w:tc>
      </w:tr>
      <w:tr w:rsidR="00652B98" w:rsidTr="00E23323">
        <w:trPr>
          <w:trHeight w:val="301"/>
          <w:ins w:id="1133"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E23323">
            <w:pPr>
              <w:spacing w:after="120"/>
              <w:rPr>
                <w:ins w:id="1134" w:author="Hải Đức" w:date="2017-05-07T23:15:00Z"/>
                <w:color w:val="000000"/>
                <w:lang w:eastAsia="vi-VN"/>
              </w:rPr>
            </w:pPr>
            <w:ins w:id="1135" w:author="Hải Đức" w:date="2017-05-07T23:15: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E23323">
            <w:pPr>
              <w:spacing w:after="120"/>
              <w:rPr>
                <w:ins w:id="1136" w:author="Hải Đức" w:date="2017-05-07T23:15:00Z"/>
                <w:color w:val="000000"/>
                <w:lang w:eastAsia="vi-VN"/>
              </w:rPr>
            </w:pPr>
            <w:ins w:id="1137"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E23323">
            <w:pPr>
              <w:spacing w:after="120"/>
              <w:rPr>
                <w:ins w:id="1138" w:author="Hải Đức" w:date="2017-05-07T23:15:00Z"/>
                <w:color w:val="000000"/>
                <w:lang w:eastAsia="vi-VN"/>
              </w:rPr>
            </w:pPr>
            <w:ins w:id="1139"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E23323">
            <w:pPr>
              <w:spacing w:after="120"/>
              <w:rPr>
                <w:ins w:id="1140" w:author="Hải Đức" w:date="2017-05-07T23:15: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E23323">
            <w:pPr>
              <w:spacing w:after="120"/>
              <w:rPr>
                <w:ins w:id="1141" w:author="Hải Đức" w:date="2017-05-07T23:15:00Z"/>
                <w:color w:val="000000"/>
                <w:lang w:eastAsia="vi-VN"/>
              </w:rPr>
            </w:pPr>
            <w:ins w:id="1142" w:author="Hải Đức" w:date="2017-05-07T23:15:00Z">
              <w:r>
                <w:rPr>
                  <w:color w:val="000000"/>
                  <w:lang w:eastAsia="vi-VN"/>
                </w:rPr>
                <w:t>Trạng thái</w:t>
              </w:r>
              <w:bookmarkStart w:id="1143" w:name="_GoBack"/>
              <w:bookmarkEnd w:id="1143"/>
            </w:ins>
          </w:p>
        </w:tc>
      </w:tr>
    </w:tbl>
    <w:p w:rsidR="00D4179D" w:rsidRDefault="00D4179D" w:rsidP="00887656">
      <w:pPr>
        <w:spacing w:after="120"/>
      </w:pPr>
    </w:p>
    <w:p w:rsidR="00B42B91" w:rsidRDefault="00B42B91" w:rsidP="00482C0D">
      <w:pPr>
        <w:pStyle w:val="ListParagraph"/>
        <w:numPr>
          <w:ilvl w:val="2"/>
          <w:numId w:val="1"/>
        </w:numPr>
        <w:outlineLvl w:val="2"/>
        <w:rPr>
          <w:ins w:id="1144" w:author="Hải Đức" w:date="2017-05-07T22:37:00Z"/>
          <w:b/>
        </w:rPr>
      </w:pPr>
      <w:ins w:id="1145" w:author="Hải Đức" w:date="2017-05-07T22:37:00Z">
        <w:r>
          <w:rPr>
            <w:b/>
          </w:rPr>
          <w:br w:type="page"/>
        </w:r>
      </w:ins>
    </w:p>
    <w:p w:rsidR="007C0B25" w:rsidRPr="00482C0D" w:rsidDel="00B42B91" w:rsidRDefault="007C0B25" w:rsidP="00482C0D">
      <w:pPr>
        <w:pStyle w:val="ListParagraph"/>
        <w:numPr>
          <w:ilvl w:val="2"/>
          <w:numId w:val="1"/>
        </w:numPr>
        <w:outlineLvl w:val="2"/>
        <w:rPr>
          <w:del w:id="1146" w:author="Hải Đức" w:date="2017-05-07T22:37:00Z"/>
          <w:b/>
        </w:rPr>
      </w:pPr>
      <w:r w:rsidRPr="00482C0D">
        <w:rPr>
          <w:b/>
        </w:rPr>
        <w:lastRenderedPageBreak/>
        <w:t>Sơ đồ quan hệ giữa các bảng</w:t>
      </w:r>
    </w:p>
    <w:p w:rsidR="007C0B25" w:rsidRDefault="007C0B25">
      <w:pPr>
        <w:pStyle w:val="ListParagraph"/>
        <w:numPr>
          <w:ilvl w:val="2"/>
          <w:numId w:val="1"/>
        </w:numPr>
        <w:outlineLvl w:val="2"/>
        <w:pPrChange w:id="1147" w:author="Hải Đức" w:date="2017-05-07T22:37:00Z">
          <w:pPr>
            <w:spacing w:after="120"/>
          </w:pPr>
        </w:pPrChange>
      </w:pPr>
    </w:p>
    <w:p w:rsidR="000231F6" w:rsidRDefault="007C0B25" w:rsidP="00887656">
      <w:pPr>
        <w:spacing w:after="120"/>
      </w:pPr>
      <w:del w:id="1148" w:author="Hải Đức" w:date="2017-05-07T22:36:00Z">
        <w:r w:rsidDel="00B42B91">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del>
      <w:ins w:id="1149" w:author="Hải Đức" w:date="2017-05-07T22:36:00Z">
        <w:r w:rsidR="00B42B91" w:rsidRPr="00B42B91">
          <w:rPr>
            <w:noProof/>
          </w:rPr>
          <w:t xml:space="preserve"> </w:t>
        </w:r>
        <w:r w:rsidR="00B42B91">
          <w:rPr>
            <w:noProof/>
          </w:rPr>
          <w:drawing>
            <wp:inline distT="0" distB="0" distL="0" distR="0" wp14:anchorId="746D0381" wp14:editId="51044DC1">
              <wp:extent cx="5641975"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4465320"/>
                      </a:xfrm>
                      <a:prstGeom prst="rect">
                        <a:avLst/>
                      </a:prstGeom>
                    </pic:spPr>
                  </pic:pic>
                </a:graphicData>
              </a:graphic>
            </wp:inline>
          </w:drawing>
        </w:r>
      </w:ins>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1150" w:name="_Toc57079220"/>
      <w:bookmarkStart w:id="1151" w:name="_Toc480758611"/>
      <w:r w:rsidRPr="004C0BF2">
        <w:rPr>
          <w:rFonts w:ascii="Times New Roman" w:hAnsi="Times New Roman" w:cs="Times New Roman"/>
        </w:rPr>
        <w:t>Sitemap</w:t>
      </w:r>
      <w:bookmarkEnd w:id="1150"/>
      <w:bookmarkEnd w:id="1151"/>
    </w:p>
    <w:p w:rsidR="000231F6" w:rsidRPr="003856EE" w:rsidRDefault="000231F6" w:rsidP="000231F6">
      <w:pPr>
        <w:rPr>
          <w:b/>
          <w:u w:val="single"/>
        </w:rPr>
      </w:pPr>
      <w:r>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267DC4" w:rsidRDefault="00267DC4"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267DC4" w:rsidRDefault="00267DC4"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267DC4" w:rsidRDefault="00267DC4"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267DC4" w:rsidRDefault="00267DC4"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267DC4" w:rsidRDefault="00267DC4"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267DC4" w:rsidRDefault="00267DC4"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267DC4" w:rsidRDefault="00267DC4"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267DC4" w:rsidRDefault="00267DC4"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267DC4" w:rsidRDefault="00267DC4"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267DC4" w:rsidRDefault="00267DC4"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267DC4" w:rsidRDefault="00267DC4"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267DC4" w:rsidRDefault="00267DC4"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267DC4" w:rsidRDefault="00267DC4"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267DC4" w:rsidRDefault="00267DC4"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267DC4" w:rsidRDefault="00267DC4"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267DC4" w:rsidRDefault="00267DC4"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267DC4" w:rsidRDefault="00267DC4"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267DC4" w:rsidRDefault="00267DC4"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267DC4" w:rsidRDefault="00267DC4"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267DC4" w:rsidRDefault="00267DC4"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267DC4" w:rsidRDefault="00267DC4"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267DC4" w:rsidRDefault="00267DC4"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267DC4" w:rsidRDefault="00267DC4"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DC4" w:rsidRDefault="00267DC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267DC4" w:rsidRDefault="00267DC4"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267DC4" w:rsidRDefault="00267DC4"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267DC4" w:rsidRDefault="00267DC4"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267DC4" w:rsidRDefault="00267DC4"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267DC4" w:rsidRDefault="00267DC4"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1152"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1152"/>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1153" w:name="_Toc57079222"/>
      <w:r>
        <w:rPr>
          <w:bCs w:val="0"/>
          <w:sz w:val="32"/>
          <w:szCs w:val="32"/>
        </w:rPr>
        <w:br w:type="page"/>
      </w:r>
      <w:bookmarkStart w:id="1154" w:name="_Toc480758613"/>
      <w:r>
        <w:rPr>
          <w:bCs w:val="0"/>
          <w:sz w:val="32"/>
          <w:szCs w:val="32"/>
        </w:rPr>
        <w:lastRenderedPageBreak/>
        <w:t>Task S</w:t>
      </w:r>
      <w:r w:rsidR="00D25FE0" w:rsidRPr="00243F44">
        <w:rPr>
          <w:bCs w:val="0"/>
          <w:sz w:val="32"/>
          <w:szCs w:val="32"/>
        </w:rPr>
        <w:t>heet</w:t>
      </w:r>
      <w:bookmarkEnd w:id="1153"/>
      <w:bookmarkEnd w:id="1154"/>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1155" w:name="_Toc57079223"/>
      <w:r>
        <w:rPr>
          <w:bCs w:val="0"/>
          <w:sz w:val="32"/>
          <w:szCs w:val="32"/>
        </w:rPr>
        <w:br w:type="page"/>
      </w:r>
      <w:bookmarkStart w:id="1156" w:name="_Toc480758614"/>
      <w:r w:rsidR="00D25FE0" w:rsidRPr="00243F44">
        <w:rPr>
          <w:bCs w:val="0"/>
          <w:sz w:val="32"/>
          <w:szCs w:val="32"/>
        </w:rPr>
        <w:lastRenderedPageBreak/>
        <w:t>Checklists</w:t>
      </w:r>
      <w:bookmarkEnd w:id="1155"/>
      <w:bookmarkEnd w:id="1156"/>
    </w:p>
    <w:p w:rsidR="00887656" w:rsidRPr="004C0BF2" w:rsidRDefault="00887656" w:rsidP="00887656">
      <w:pPr>
        <w:pStyle w:val="Heading2"/>
        <w:numPr>
          <w:ilvl w:val="1"/>
          <w:numId w:val="1"/>
        </w:numPr>
        <w:spacing w:before="0" w:after="120"/>
        <w:rPr>
          <w:rFonts w:ascii="Times New Roman" w:hAnsi="Times New Roman" w:cs="Times New Roman"/>
        </w:rPr>
      </w:pPr>
      <w:bookmarkStart w:id="1157"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1157"/>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1158"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1158"/>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20"/>
      <w:footerReference w:type="default" r:id="rId21"/>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4B61" w:rsidRDefault="00EC4B61">
      <w:r>
        <w:separator/>
      </w:r>
    </w:p>
  </w:endnote>
  <w:endnote w:type="continuationSeparator" w:id="0">
    <w:p w:rsidR="00EC4B61" w:rsidRDefault="00EC4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DC4" w:rsidRPr="004C0BF2" w:rsidRDefault="00267DC4"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487302">
      <w:rPr>
        <w:noProof/>
        <w:color w:val="333333"/>
        <w:sz w:val="22"/>
        <w:szCs w:val="22"/>
      </w:rPr>
      <w:t>18</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487302">
      <w:rPr>
        <w:noProof/>
        <w:color w:val="333333"/>
        <w:sz w:val="22"/>
        <w:szCs w:val="22"/>
      </w:rPr>
      <w:t>28</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4B61" w:rsidRDefault="00EC4B61">
      <w:r>
        <w:separator/>
      </w:r>
    </w:p>
  </w:footnote>
  <w:footnote w:type="continuationSeparator" w:id="0">
    <w:p w:rsidR="00EC4B61" w:rsidRDefault="00EC4B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DC4" w:rsidRPr="004C0BF2" w:rsidRDefault="00267DC4"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0241C"/>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46D73"/>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1" w15:restartNumberingAfterBreak="0">
    <w:nsid w:val="4911672A"/>
    <w:multiLevelType w:val="hybridMultilevel"/>
    <w:tmpl w:val="484289F6"/>
    <w:lvl w:ilvl="0" w:tplc="32925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6"/>
  </w:num>
  <w:num w:numId="2">
    <w:abstractNumId w:val="10"/>
  </w:num>
  <w:num w:numId="3">
    <w:abstractNumId w:val="13"/>
  </w:num>
  <w:num w:numId="4">
    <w:abstractNumId w:val="5"/>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1"/>
  </w:num>
  <w:num w:numId="9">
    <w:abstractNumId w:val="2"/>
  </w:num>
  <w:num w:numId="10">
    <w:abstractNumId w:val="9"/>
  </w:num>
  <w:num w:numId="11">
    <w:abstractNumId w:val="12"/>
  </w:num>
  <w:num w:numId="12">
    <w:abstractNumId w:val="8"/>
  </w:num>
  <w:num w:numId="13">
    <w:abstractNumId w:val="11"/>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C6A61"/>
    <w:rsid w:val="000D42B9"/>
    <w:rsid w:val="0012501C"/>
    <w:rsid w:val="001415EC"/>
    <w:rsid w:val="001438E9"/>
    <w:rsid w:val="0014788F"/>
    <w:rsid w:val="001E287C"/>
    <w:rsid w:val="00221CB8"/>
    <w:rsid w:val="0022349B"/>
    <w:rsid w:val="00243F44"/>
    <w:rsid w:val="00245029"/>
    <w:rsid w:val="00267DC4"/>
    <w:rsid w:val="002B36F7"/>
    <w:rsid w:val="002E1BA0"/>
    <w:rsid w:val="0031140C"/>
    <w:rsid w:val="003A3550"/>
    <w:rsid w:val="003B6601"/>
    <w:rsid w:val="00427B91"/>
    <w:rsid w:val="00482C0D"/>
    <w:rsid w:val="00487302"/>
    <w:rsid w:val="00495C38"/>
    <w:rsid w:val="004B0283"/>
    <w:rsid w:val="004C0BF2"/>
    <w:rsid w:val="004C460D"/>
    <w:rsid w:val="004D64D4"/>
    <w:rsid w:val="0051703D"/>
    <w:rsid w:val="005228BA"/>
    <w:rsid w:val="00524571"/>
    <w:rsid w:val="005443DF"/>
    <w:rsid w:val="0057333A"/>
    <w:rsid w:val="005B5096"/>
    <w:rsid w:val="005D15AA"/>
    <w:rsid w:val="0061649B"/>
    <w:rsid w:val="00646C0A"/>
    <w:rsid w:val="00652B98"/>
    <w:rsid w:val="006541F6"/>
    <w:rsid w:val="00655CC3"/>
    <w:rsid w:val="00666067"/>
    <w:rsid w:val="007407A1"/>
    <w:rsid w:val="00753D70"/>
    <w:rsid w:val="007615F5"/>
    <w:rsid w:val="007B1AE0"/>
    <w:rsid w:val="007C0B25"/>
    <w:rsid w:val="007C0D6E"/>
    <w:rsid w:val="007C11A3"/>
    <w:rsid w:val="00800173"/>
    <w:rsid w:val="0081091B"/>
    <w:rsid w:val="0088487D"/>
    <w:rsid w:val="00887656"/>
    <w:rsid w:val="008A6BDE"/>
    <w:rsid w:val="008B2544"/>
    <w:rsid w:val="008C7852"/>
    <w:rsid w:val="00907855"/>
    <w:rsid w:val="009626C4"/>
    <w:rsid w:val="009758C1"/>
    <w:rsid w:val="009A120E"/>
    <w:rsid w:val="009D6B6F"/>
    <w:rsid w:val="009F6B37"/>
    <w:rsid w:val="00A01E67"/>
    <w:rsid w:val="00A06266"/>
    <w:rsid w:val="00A17356"/>
    <w:rsid w:val="00A26C8D"/>
    <w:rsid w:val="00A43765"/>
    <w:rsid w:val="00A447E5"/>
    <w:rsid w:val="00A67240"/>
    <w:rsid w:val="00AD2467"/>
    <w:rsid w:val="00B17E95"/>
    <w:rsid w:val="00B25D2A"/>
    <w:rsid w:val="00B42B91"/>
    <w:rsid w:val="00B608CB"/>
    <w:rsid w:val="00B66137"/>
    <w:rsid w:val="00BF3AC7"/>
    <w:rsid w:val="00D0621A"/>
    <w:rsid w:val="00D132D7"/>
    <w:rsid w:val="00D23B08"/>
    <w:rsid w:val="00D25FE0"/>
    <w:rsid w:val="00D33AE6"/>
    <w:rsid w:val="00D4179D"/>
    <w:rsid w:val="00D422AB"/>
    <w:rsid w:val="00D57B9B"/>
    <w:rsid w:val="00DE2626"/>
    <w:rsid w:val="00E26594"/>
    <w:rsid w:val="00E26B9D"/>
    <w:rsid w:val="00EC42C4"/>
    <w:rsid w:val="00EC4B61"/>
    <w:rsid w:val="00EC6B95"/>
    <w:rsid w:val="00EE3293"/>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E143846"/>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2993D-05F6-43EA-8B76-4D259588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28</Pages>
  <Words>3644</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24367</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49</cp:revision>
  <dcterms:created xsi:type="dcterms:W3CDTF">2017-04-23T15:07:00Z</dcterms:created>
  <dcterms:modified xsi:type="dcterms:W3CDTF">2017-05-07T17:22:00Z</dcterms:modified>
</cp:coreProperties>
</file>